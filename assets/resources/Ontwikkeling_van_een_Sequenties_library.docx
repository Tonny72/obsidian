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3C6" w:rsidRDefault="00C673FE" w:rsidP="006B53C6">
      <w:pPr>
        <w:pStyle w:val="Title"/>
      </w:pPr>
      <w:r>
        <w:t>Ontwikkeling van een sequenties bibliotheek</w:t>
      </w:r>
    </w:p>
    <w:p w:rsidR="00B327EC" w:rsidRDefault="006B53C6" w:rsidP="002623F6">
      <w:pPr>
        <w:pStyle w:val="Heading1"/>
      </w:pPr>
      <w:r>
        <w:t>Omschrijvin</w:t>
      </w:r>
      <w:r w:rsidR="00C673FE">
        <w:t>g</w:t>
      </w:r>
    </w:p>
    <w:p w:rsidR="00A62DB8" w:rsidRDefault="00C673FE" w:rsidP="00B327EC">
      <w:pPr>
        <w:pStyle w:val="NoSpacing"/>
      </w:pPr>
      <w:r>
        <w:t>Omdat de standaard sequenties bibliotheek van ABB ondermaats is, is de ontwikkeling van een sequentie bibliotheek een must.</w:t>
      </w:r>
    </w:p>
    <w:p w:rsidR="00C673FE" w:rsidRDefault="00C673FE" w:rsidP="00B327EC">
      <w:pPr>
        <w:pStyle w:val="NoSpacing"/>
      </w:pPr>
    </w:p>
    <w:p w:rsidR="00C673FE" w:rsidRPr="004B759E" w:rsidRDefault="00C673FE" w:rsidP="00B327EC">
      <w:pPr>
        <w:pStyle w:val="NoSpacing"/>
        <w:rPr>
          <w:lang w:val="en-US"/>
        </w:rPr>
      </w:pPr>
      <w:r>
        <w:t>De bibliotheek van Nedalco wordt als voorbeeld genomen.</w:t>
      </w:r>
      <w:r w:rsidR="005E0BBD">
        <w:t xml:space="preserve"> </w:t>
      </w:r>
      <w:r w:rsidR="005E0BBD" w:rsidRPr="004B759E">
        <w:rPr>
          <w:lang w:val="en-US"/>
        </w:rPr>
        <w:t>Seq_</w:t>
      </w:r>
      <w:r w:rsidR="00EB6340" w:rsidRPr="004B759E">
        <w:rPr>
          <w:lang w:val="en-US"/>
        </w:rPr>
        <w:t>Typical en Sequence Typical</w:t>
      </w:r>
    </w:p>
    <w:p w:rsidR="00C673FE" w:rsidRPr="002623F6" w:rsidRDefault="00C673FE" w:rsidP="002623F6">
      <w:pPr>
        <w:pStyle w:val="Heading1"/>
      </w:pPr>
      <w:r w:rsidRPr="002623F6">
        <w:t>SibelcoSequentieLib</w:t>
      </w:r>
    </w:p>
    <w:p w:rsidR="00C673FE" w:rsidRDefault="00C673FE" w:rsidP="00C673FE">
      <w:r>
        <w:t>Voor elke sequentie moet een nieuw Control Module Type gemaakt worden.</w:t>
      </w:r>
    </w:p>
    <w:p w:rsidR="00C673FE" w:rsidRDefault="002623F6" w:rsidP="002623F6">
      <w:pPr>
        <w:pStyle w:val="Heading1"/>
      </w:pPr>
      <w:r>
        <w:t>Seq_typical</w:t>
      </w:r>
    </w:p>
    <w:p w:rsidR="005E0BBD" w:rsidRDefault="005E0BBD" w:rsidP="005E0BBD">
      <w:r>
        <w:t>Eerst bouwen van de code en nadien maken van de faceplates.</w:t>
      </w:r>
      <w:r w:rsidR="00EB6340">
        <w:t xml:space="preserve"> In de SibelcoSequentiesLib is een </w:t>
      </w:r>
      <w:r w:rsidR="00EB6340" w:rsidRPr="00EB6340">
        <w:rPr>
          <w:i/>
        </w:rPr>
        <w:t>Seq_Typical</w:t>
      </w:r>
      <w:r w:rsidR="00EB6340">
        <w:t xml:space="preserve"> aangemaakt.</w:t>
      </w:r>
    </w:p>
    <w:p w:rsidR="00EB6340" w:rsidRPr="0072081B" w:rsidRDefault="00EB6340" w:rsidP="0072081B">
      <w:pPr>
        <w:pStyle w:val="Heading4"/>
        <w:rPr>
          <w:rStyle w:val="IntenseEmphasis"/>
        </w:rPr>
      </w:pPr>
      <w:r w:rsidRPr="0072081B">
        <w:rPr>
          <w:rStyle w:val="IntenseEmphasis"/>
        </w:rPr>
        <w:t>Parameters</w:t>
      </w:r>
      <w:r w:rsidR="009A6C1F">
        <w:rPr>
          <w:rStyle w:val="IntenseEmphasis"/>
        </w:rPr>
        <w:t xml:space="preserve"> van Seq_Typical</w:t>
      </w:r>
    </w:p>
    <w:tbl>
      <w:tblPr>
        <w:tblStyle w:val="MediumShading1-Accent11"/>
        <w:tblW w:w="0" w:type="auto"/>
        <w:tblLook w:val="04A0"/>
      </w:tblPr>
      <w:tblGrid>
        <w:gridCol w:w="1809"/>
        <w:gridCol w:w="1418"/>
        <w:gridCol w:w="4394"/>
      </w:tblGrid>
      <w:tr w:rsidR="00EB6340" w:rsidTr="0072081B">
        <w:trPr>
          <w:cnfStyle w:val="100000000000"/>
        </w:trPr>
        <w:tc>
          <w:tcPr>
            <w:cnfStyle w:val="001000000000"/>
            <w:tcW w:w="1809" w:type="dxa"/>
          </w:tcPr>
          <w:p w:rsidR="00EB6340" w:rsidRDefault="00EB6340" w:rsidP="0072081B">
            <w:pPr>
              <w:pStyle w:val="NoSpacing"/>
            </w:pPr>
            <w:r>
              <w:t>Name</w:t>
            </w:r>
          </w:p>
        </w:tc>
        <w:tc>
          <w:tcPr>
            <w:tcW w:w="1418" w:type="dxa"/>
          </w:tcPr>
          <w:p w:rsidR="00EB6340" w:rsidRDefault="00EB6340" w:rsidP="0072081B">
            <w:pPr>
              <w:pStyle w:val="NoSpacing"/>
              <w:cnfStyle w:val="100000000000"/>
            </w:pPr>
            <w:r>
              <w:t>Data Type</w:t>
            </w:r>
          </w:p>
        </w:tc>
        <w:tc>
          <w:tcPr>
            <w:tcW w:w="4394" w:type="dxa"/>
          </w:tcPr>
          <w:p w:rsidR="00EB6340" w:rsidRDefault="00EB6340" w:rsidP="0072081B">
            <w:pPr>
              <w:pStyle w:val="NoSpacing"/>
              <w:cnfStyle w:val="100000000000"/>
            </w:pPr>
            <w:r>
              <w:t>Description</w:t>
            </w:r>
          </w:p>
        </w:tc>
      </w:tr>
      <w:tr w:rsidR="00EB6340" w:rsidTr="0072081B">
        <w:trPr>
          <w:cnfStyle w:val="000000100000"/>
        </w:trPr>
        <w:tc>
          <w:tcPr>
            <w:cnfStyle w:val="001000000000"/>
            <w:tcW w:w="1809" w:type="dxa"/>
          </w:tcPr>
          <w:p w:rsidR="00EB6340" w:rsidRDefault="00EB6340" w:rsidP="0072081B">
            <w:pPr>
              <w:pStyle w:val="NoSpacing"/>
            </w:pPr>
            <w:r>
              <w:t>Name</w:t>
            </w:r>
          </w:p>
        </w:tc>
        <w:tc>
          <w:tcPr>
            <w:tcW w:w="1418" w:type="dxa"/>
          </w:tcPr>
          <w:p w:rsidR="00EB6340" w:rsidRDefault="00EB6340" w:rsidP="0072081B">
            <w:pPr>
              <w:pStyle w:val="NoSpacing"/>
              <w:cnfStyle w:val="000000100000"/>
            </w:pPr>
            <w:r>
              <w:t>String[30]</w:t>
            </w:r>
          </w:p>
        </w:tc>
        <w:tc>
          <w:tcPr>
            <w:tcW w:w="4394" w:type="dxa"/>
          </w:tcPr>
          <w:p w:rsidR="00EB6340" w:rsidRDefault="00EB6340" w:rsidP="0072081B">
            <w:pPr>
              <w:pStyle w:val="NoSpacing"/>
              <w:cnfStyle w:val="000000100000"/>
            </w:pPr>
            <w:r>
              <w:t xml:space="preserve">Naam </w:t>
            </w:r>
            <w:r w:rsidR="0072081B">
              <w:t>van de sequentie</w:t>
            </w:r>
          </w:p>
        </w:tc>
      </w:tr>
      <w:tr w:rsidR="00EB6340" w:rsidTr="0072081B">
        <w:trPr>
          <w:cnfStyle w:val="000000010000"/>
        </w:trPr>
        <w:tc>
          <w:tcPr>
            <w:cnfStyle w:val="001000000000"/>
            <w:tcW w:w="1809" w:type="dxa"/>
          </w:tcPr>
          <w:p w:rsidR="00EB6340" w:rsidRDefault="0072081B" w:rsidP="0072081B">
            <w:pPr>
              <w:pStyle w:val="NoSpacing"/>
            </w:pPr>
            <w:r>
              <w:t>Description</w:t>
            </w:r>
          </w:p>
        </w:tc>
        <w:tc>
          <w:tcPr>
            <w:tcW w:w="1418" w:type="dxa"/>
          </w:tcPr>
          <w:p w:rsidR="00EB6340" w:rsidRDefault="0072081B" w:rsidP="0072081B">
            <w:pPr>
              <w:pStyle w:val="NoSpacing"/>
              <w:cnfStyle w:val="000000010000"/>
            </w:pPr>
            <w:r>
              <w:t>String[60]</w:t>
            </w:r>
          </w:p>
        </w:tc>
        <w:tc>
          <w:tcPr>
            <w:tcW w:w="4394" w:type="dxa"/>
          </w:tcPr>
          <w:p w:rsidR="00EB6340" w:rsidRDefault="0072081B" w:rsidP="0072081B">
            <w:pPr>
              <w:pStyle w:val="NoSpacing"/>
              <w:cnfStyle w:val="000000010000"/>
            </w:pPr>
            <w:r>
              <w:t>Omsc</w:t>
            </w:r>
            <w:r w:rsidR="002623F6">
              <w:t>h</w:t>
            </w:r>
            <w:r>
              <w:t>rijving van de sequentie</w:t>
            </w:r>
          </w:p>
        </w:tc>
      </w:tr>
      <w:tr w:rsidR="00EB6340" w:rsidTr="0072081B">
        <w:trPr>
          <w:cnfStyle w:val="000000100000"/>
        </w:trPr>
        <w:tc>
          <w:tcPr>
            <w:cnfStyle w:val="001000000000"/>
            <w:tcW w:w="1809" w:type="dxa"/>
          </w:tcPr>
          <w:p w:rsidR="00EB6340" w:rsidRDefault="0072081B" w:rsidP="0072081B">
            <w:pPr>
              <w:pStyle w:val="NoSpacing"/>
            </w:pPr>
            <w:r>
              <w:t>ObjPar</w:t>
            </w:r>
          </w:p>
        </w:tc>
        <w:tc>
          <w:tcPr>
            <w:tcW w:w="1418" w:type="dxa"/>
          </w:tcPr>
          <w:p w:rsidR="00EB6340" w:rsidRDefault="0072081B" w:rsidP="0072081B">
            <w:pPr>
              <w:pStyle w:val="NoSpacing"/>
              <w:cnfStyle w:val="000000100000"/>
            </w:pPr>
            <w:r>
              <w:t>sibSeqPar</w:t>
            </w:r>
          </w:p>
        </w:tc>
        <w:tc>
          <w:tcPr>
            <w:tcW w:w="4394" w:type="dxa"/>
          </w:tcPr>
          <w:p w:rsidR="00EB6340" w:rsidRDefault="00EB6340" w:rsidP="0072081B">
            <w:pPr>
              <w:pStyle w:val="NoSpacing"/>
              <w:cnfStyle w:val="000000100000"/>
            </w:pPr>
          </w:p>
        </w:tc>
      </w:tr>
      <w:tr w:rsidR="00EB6340" w:rsidTr="0072081B">
        <w:trPr>
          <w:cnfStyle w:val="000000010000"/>
        </w:trPr>
        <w:tc>
          <w:tcPr>
            <w:cnfStyle w:val="001000000000"/>
            <w:tcW w:w="1809" w:type="dxa"/>
          </w:tcPr>
          <w:p w:rsidR="00EB6340" w:rsidRDefault="0072081B" w:rsidP="0072081B">
            <w:pPr>
              <w:pStyle w:val="NoSpacing"/>
            </w:pPr>
            <w:r>
              <w:t>AEClass</w:t>
            </w:r>
          </w:p>
        </w:tc>
        <w:tc>
          <w:tcPr>
            <w:tcW w:w="1418" w:type="dxa"/>
          </w:tcPr>
          <w:p w:rsidR="00EB6340" w:rsidRDefault="0072081B" w:rsidP="0072081B">
            <w:pPr>
              <w:pStyle w:val="NoSpacing"/>
              <w:cnfStyle w:val="000000010000"/>
            </w:pPr>
            <w:r>
              <w:t>Dint</w:t>
            </w:r>
          </w:p>
        </w:tc>
        <w:tc>
          <w:tcPr>
            <w:tcW w:w="4394" w:type="dxa"/>
          </w:tcPr>
          <w:p w:rsidR="00EB6340" w:rsidRDefault="0072081B" w:rsidP="0072081B">
            <w:pPr>
              <w:pStyle w:val="NoSpacing"/>
              <w:cnfStyle w:val="000000010000"/>
            </w:pPr>
            <w:r>
              <w:t>Alarm en Event klasse</w:t>
            </w:r>
          </w:p>
        </w:tc>
      </w:tr>
      <w:tr w:rsidR="00EB6340" w:rsidTr="0072081B">
        <w:trPr>
          <w:cnfStyle w:val="000000100000"/>
        </w:trPr>
        <w:tc>
          <w:tcPr>
            <w:cnfStyle w:val="001000000000"/>
            <w:tcW w:w="1809" w:type="dxa"/>
          </w:tcPr>
          <w:p w:rsidR="00EB6340" w:rsidRDefault="0072081B" w:rsidP="0072081B">
            <w:pPr>
              <w:pStyle w:val="NoSpacing"/>
            </w:pPr>
            <w:r>
              <w:t>A_Severity</w:t>
            </w:r>
          </w:p>
        </w:tc>
        <w:tc>
          <w:tcPr>
            <w:tcW w:w="1418" w:type="dxa"/>
          </w:tcPr>
          <w:p w:rsidR="00EB6340" w:rsidRDefault="0072081B" w:rsidP="0072081B">
            <w:pPr>
              <w:pStyle w:val="NoSpacing"/>
              <w:cnfStyle w:val="000000100000"/>
            </w:pPr>
            <w:r>
              <w:t>Dint</w:t>
            </w:r>
          </w:p>
        </w:tc>
        <w:tc>
          <w:tcPr>
            <w:tcW w:w="4394" w:type="dxa"/>
          </w:tcPr>
          <w:p w:rsidR="00EB6340" w:rsidRDefault="0072081B" w:rsidP="0072081B">
            <w:pPr>
              <w:pStyle w:val="NoSpacing"/>
              <w:cnfStyle w:val="000000100000"/>
            </w:pPr>
            <w:r>
              <w:t>Alarm severity</w:t>
            </w:r>
          </w:p>
        </w:tc>
      </w:tr>
      <w:tr w:rsidR="0072081B" w:rsidTr="0072081B">
        <w:trPr>
          <w:cnfStyle w:val="000000010000"/>
        </w:trPr>
        <w:tc>
          <w:tcPr>
            <w:cnfStyle w:val="001000000000"/>
            <w:tcW w:w="1809" w:type="dxa"/>
          </w:tcPr>
          <w:p w:rsidR="0072081B" w:rsidRDefault="0072081B" w:rsidP="0072081B">
            <w:pPr>
              <w:pStyle w:val="NoSpacing"/>
            </w:pPr>
            <w:r>
              <w:t>E_Severity</w:t>
            </w:r>
          </w:p>
        </w:tc>
        <w:tc>
          <w:tcPr>
            <w:tcW w:w="1418" w:type="dxa"/>
          </w:tcPr>
          <w:p w:rsidR="0072081B" w:rsidRDefault="0072081B" w:rsidP="0072081B">
            <w:pPr>
              <w:pStyle w:val="NoSpacing"/>
              <w:cnfStyle w:val="000000010000"/>
            </w:pPr>
            <w:r>
              <w:t>Dint</w:t>
            </w:r>
          </w:p>
        </w:tc>
        <w:tc>
          <w:tcPr>
            <w:tcW w:w="4394" w:type="dxa"/>
          </w:tcPr>
          <w:p w:rsidR="0072081B" w:rsidRDefault="0072081B" w:rsidP="0072081B">
            <w:pPr>
              <w:pStyle w:val="NoSpacing"/>
              <w:cnfStyle w:val="000000010000"/>
            </w:pPr>
            <w:r>
              <w:t>Event severity</w:t>
            </w:r>
          </w:p>
        </w:tc>
      </w:tr>
    </w:tbl>
    <w:p w:rsidR="005E0BBD" w:rsidRPr="0072081B" w:rsidRDefault="0072081B" w:rsidP="0072081B">
      <w:pPr>
        <w:pStyle w:val="Heading4"/>
        <w:rPr>
          <w:rStyle w:val="IntenseEmphasis"/>
        </w:rPr>
      </w:pPr>
      <w:r w:rsidRPr="0072081B">
        <w:rPr>
          <w:rStyle w:val="IntenseEmphasis"/>
        </w:rPr>
        <w:t>sibSeqPar data Type</w:t>
      </w:r>
    </w:p>
    <w:tbl>
      <w:tblPr>
        <w:tblStyle w:val="MediumShading1-Accent11"/>
        <w:tblW w:w="0" w:type="auto"/>
        <w:tblLook w:val="04A0"/>
      </w:tblPr>
      <w:tblGrid>
        <w:gridCol w:w="1809"/>
        <w:gridCol w:w="1418"/>
        <w:gridCol w:w="4394"/>
      </w:tblGrid>
      <w:tr w:rsidR="0072081B" w:rsidTr="0072081B">
        <w:trPr>
          <w:cnfStyle w:val="100000000000"/>
        </w:trPr>
        <w:tc>
          <w:tcPr>
            <w:cnfStyle w:val="001000000000"/>
            <w:tcW w:w="1809" w:type="dxa"/>
          </w:tcPr>
          <w:p w:rsidR="0072081B" w:rsidRDefault="0072081B" w:rsidP="0072081B">
            <w:pPr>
              <w:pStyle w:val="NoSpacing"/>
            </w:pPr>
            <w:r>
              <w:t>Name</w:t>
            </w:r>
          </w:p>
        </w:tc>
        <w:tc>
          <w:tcPr>
            <w:tcW w:w="1418" w:type="dxa"/>
          </w:tcPr>
          <w:p w:rsidR="0072081B" w:rsidRDefault="0072081B" w:rsidP="0072081B">
            <w:pPr>
              <w:pStyle w:val="NoSpacing"/>
              <w:cnfStyle w:val="100000000000"/>
            </w:pPr>
            <w:r>
              <w:t>Data Type</w:t>
            </w:r>
          </w:p>
        </w:tc>
        <w:tc>
          <w:tcPr>
            <w:tcW w:w="4394" w:type="dxa"/>
          </w:tcPr>
          <w:p w:rsidR="0072081B" w:rsidRDefault="0072081B" w:rsidP="0072081B">
            <w:pPr>
              <w:pStyle w:val="NoSpacing"/>
              <w:cnfStyle w:val="100000000000"/>
            </w:pPr>
            <w:r>
              <w:t>Description</w:t>
            </w:r>
          </w:p>
        </w:tc>
      </w:tr>
      <w:tr w:rsidR="0072081B" w:rsidTr="0072081B">
        <w:trPr>
          <w:cnfStyle w:val="000000100000"/>
        </w:trPr>
        <w:tc>
          <w:tcPr>
            <w:cnfStyle w:val="001000000000"/>
            <w:tcW w:w="1809" w:type="dxa"/>
          </w:tcPr>
          <w:p w:rsidR="0072081B" w:rsidRDefault="004B759E" w:rsidP="0072081B">
            <w:pPr>
              <w:pStyle w:val="NoSpacing"/>
            </w:pPr>
            <w:r>
              <w:t>Start</w:t>
            </w:r>
          </w:p>
        </w:tc>
        <w:tc>
          <w:tcPr>
            <w:tcW w:w="1418" w:type="dxa"/>
          </w:tcPr>
          <w:p w:rsidR="0072081B" w:rsidRDefault="004B759E" w:rsidP="0072081B">
            <w:pPr>
              <w:pStyle w:val="NoSpacing"/>
              <w:cnfStyle w:val="000000100000"/>
            </w:pPr>
            <w:r>
              <w:t>Bool</w:t>
            </w:r>
          </w:p>
        </w:tc>
        <w:tc>
          <w:tcPr>
            <w:tcW w:w="4394" w:type="dxa"/>
          </w:tcPr>
          <w:p w:rsidR="0072081B" w:rsidRDefault="004B759E" w:rsidP="0072081B">
            <w:pPr>
              <w:pStyle w:val="NoSpacing"/>
              <w:cnfStyle w:val="000000100000"/>
            </w:pPr>
            <w:r>
              <w:t>IN: Start sequence</w:t>
            </w:r>
          </w:p>
        </w:tc>
      </w:tr>
      <w:tr w:rsidR="0072081B" w:rsidTr="0072081B">
        <w:trPr>
          <w:cnfStyle w:val="000000010000"/>
        </w:trPr>
        <w:tc>
          <w:tcPr>
            <w:cnfStyle w:val="001000000000"/>
            <w:tcW w:w="1809" w:type="dxa"/>
          </w:tcPr>
          <w:p w:rsidR="0072081B" w:rsidRDefault="004B759E" w:rsidP="0072081B">
            <w:pPr>
              <w:pStyle w:val="NoSpacing"/>
            </w:pPr>
            <w:r>
              <w:t>StartHSI</w:t>
            </w:r>
          </w:p>
        </w:tc>
        <w:tc>
          <w:tcPr>
            <w:tcW w:w="1418" w:type="dxa"/>
          </w:tcPr>
          <w:p w:rsidR="0072081B" w:rsidRDefault="004B759E" w:rsidP="0072081B">
            <w:pPr>
              <w:pStyle w:val="NoSpacing"/>
              <w:cnfStyle w:val="000000010000"/>
            </w:pPr>
            <w:r>
              <w:t>Bool</w:t>
            </w:r>
          </w:p>
        </w:tc>
        <w:tc>
          <w:tcPr>
            <w:tcW w:w="4394" w:type="dxa"/>
          </w:tcPr>
          <w:p w:rsidR="0072081B" w:rsidRDefault="004B759E" w:rsidP="0072081B">
            <w:pPr>
              <w:pStyle w:val="NoSpacing"/>
              <w:cnfStyle w:val="000000010000"/>
            </w:pPr>
            <w:r>
              <w:t>IN: Start from HSI</w:t>
            </w:r>
          </w:p>
        </w:tc>
      </w:tr>
      <w:tr w:rsidR="0072081B" w:rsidTr="0072081B">
        <w:trPr>
          <w:cnfStyle w:val="000000100000"/>
        </w:trPr>
        <w:tc>
          <w:tcPr>
            <w:cnfStyle w:val="001000000000"/>
            <w:tcW w:w="1809" w:type="dxa"/>
          </w:tcPr>
          <w:p w:rsidR="0072081B" w:rsidRDefault="004B759E" w:rsidP="0072081B">
            <w:pPr>
              <w:pStyle w:val="NoSpacing"/>
            </w:pPr>
            <w:r>
              <w:t>Block</w:t>
            </w:r>
          </w:p>
        </w:tc>
        <w:tc>
          <w:tcPr>
            <w:tcW w:w="1418" w:type="dxa"/>
          </w:tcPr>
          <w:p w:rsidR="0072081B" w:rsidRDefault="004B759E" w:rsidP="0072081B">
            <w:pPr>
              <w:pStyle w:val="NoSpacing"/>
              <w:cnfStyle w:val="000000100000"/>
            </w:pPr>
            <w:r>
              <w:t>Bool</w:t>
            </w:r>
          </w:p>
        </w:tc>
        <w:tc>
          <w:tcPr>
            <w:tcW w:w="4394" w:type="dxa"/>
          </w:tcPr>
          <w:p w:rsidR="0072081B" w:rsidRDefault="004B759E" w:rsidP="0072081B">
            <w:pPr>
              <w:pStyle w:val="NoSpacing"/>
              <w:cnfStyle w:val="000000100000"/>
            </w:pPr>
            <w:r>
              <w:t>IN: Inhibit start</w:t>
            </w:r>
          </w:p>
        </w:tc>
      </w:tr>
      <w:tr w:rsidR="0072081B" w:rsidRPr="004B759E" w:rsidTr="0072081B">
        <w:trPr>
          <w:cnfStyle w:val="000000010000"/>
        </w:trPr>
        <w:tc>
          <w:tcPr>
            <w:cnfStyle w:val="001000000000"/>
            <w:tcW w:w="1809" w:type="dxa"/>
          </w:tcPr>
          <w:p w:rsidR="0072081B" w:rsidRDefault="004B759E" w:rsidP="0072081B">
            <w:pPr>
              <w:pStyle w:val="NoSpacing"/>
            </w:pPr>
            <w:r>
              <w:t>EMSD</w:t>
            </w:r>
          </w:p>
        </w:tc>
        <w:tc>
          <w:tcPr>
            <w:tcW w:w="1418" w:type="dxa"/>
          </w:tcPr>
          <w:p w:rsidR="0072081B" w:rsidRDefault="004B759E" w:rsidP="0072081B">
            <w:pPr>
              <w:pStyle w:val="NoSpacing"/>
              <w:cnfStyle w:val="000000010000"/>
            </w:pPr>
            <w:r>
              <w:t>Bool</w:t>
            </w:r>
          </w:p>
        </w:tc>
        <w:tc>
          <w:tcPr>
            <w:tcW w:w="4394" w:type="dxa"/>
          </w:tcPr>
          <w:p w:rsidR="0072081B" w:rsidRPr="004B759E" w:rsidRDefault="004B759E" w:rsidP="0072081B">
            <w:pPr>
              <w:pStyle w:val="NoSpacing"/>
              <w:cnfStyle w:val="000000010000"/>
              <w:rPr>
                <w:lang w:val="en-US"/>
              </w:rPr>
            </w:pPr>
            <w:r w:rsidRPr="004B759E">
              <w:rPr>
                <w:lang w:val="en-US"/>
              </w:rPr>
              <w:t>IN: reset sequence from emsd</w:t>
            </w:r>
          </w:p>
        </w:tc>
      </w:tr>
      <w:tr w:rsidR="0072081B" w:rsidRPr="004B759E" w:rsidTr="0072081B">
        <w:trPr>
          <w:cnfStyle w:val="000000100000"/>
        </w:trPr>
        <w:tc>
          <w:tcPr>
            <w:cnfStyle w:val="001000000000"/>
            <w:tcW w:w="1809" w:type="dxa"/>
          </w:tcPr>
          <w:p w:rsidR="0072081B" w:rsidRPr="004B759E" w:rsidRDefault="004B759E" w:rsidP="0072081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AbortSequence</w:t>
            </w:r>
          </w:p>
        </w:tc>
        <w:tc>
          <w:tcPr>
            <w:tcW w:w="1418" w:type="dxa"/>
          </w:tcPr>
          <w:p w:rsidR="0072081B" w:rsidRPr="004B759E" w:rsidRDefault="004B759E" w:rsidP="0072081B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394" w:type="dxa"/>
          </w:tcPr>
          <w:p w:rsidR="0072081B" w:rsidRPr="004B759E" w:rsidRDefault="004B759E" w:rsidP="0072081B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IN: Abort command from other sequences</w:t>
            </w:r>
          </w:p>
        </w:tc>
      </w:tr>
      <w:tr w:rsidR="0072081B" w:rsidRPr="004B759E" w:rsidTr="0072081B">
        <w:trPr>
          <w:cnfStyle w:val="000000010000"/>
        </w:trPr>
        <w:tc>
          <w:tcPr>
            <w:cnfStyle w:val="001000000000"/>
            <w:tcW w:w="1809" w:type="dxa"/>
          </w:tcPr>
          <w:p w:rsidR="0072081B" w:rsidRPr="004B759E" w:rsidRDefault="004B759E" w:rsidP="0072081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Active</w:t>
            </w:r>
          </w:p>
        </w:tc>
        <w:tc>
          <w:tcPr>
            <w:tcW w:w="1418" w:type="dxa"/>
          </w:tcPr>
          <w:p w:rsidR="0072081B" w:rsidRPr="004B759E" w:rsidRDefault="004B759E" w:rsidP="0072081B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4394" w:type="dxa"/>
          </w:tcPr>
          <w:p w:rsidR="0072081B" w:rsidRPr="004B759E" w:rsidRDefault="009F7361" w:rsidP="0072081B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OUT: Sequence is active step &gt; 5</w:t>
            </w:r>
          </w:p>
        </w:tc>
      </w:tr>
      <w:tr w:rsidR="009F7361" w:rsidRPr="004B759E" w:rsidTr="0072081B">
        <w:trPr>
          <w:cnfStyle w:val="000000100000"/>
        </w:trPr>
        <w:tc>
          <w:tcPr>
            <w:cnfStyle w:val="001000000000"/>
            <w:tcW w:w="1809" w:type="dxa"/>
          </w:tcPr>
          <w:p w:rsidR="009F7361" w:rsidRDefault="009F7361" w:rsidP="0072081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LastStepActive</w:t>
            </w:r>
          </w:p>
        </w:tc>
        <w:tc>
          <w:tcPr>
            <w:tcW w:w="1418" w:type="dxa"/>
          </w:tcPr>
          <w:p w:rsidR="009F7361" w:rsidRDefault="009F7361" w:rsidP="0072081B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Dint</w:t>
            </w:r>
          </w:p>
        </w:tc>
        <w:tc>
          <w:tcPr>
            <w:tcW w:w="4394" w:type="dxa"/>
          </w:tcPr>
          <w:p w:rsidR="009F7361" w:rsidRDefault="009F7361" w:rsidP="0072081B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OUT: Last active step before reset of sequence</w:t>
            </w:r>
          </w:p>
        </w:tc>
      </w:tr>
      <w:tr w:rsidR="009F7361" w:rsidRPr="004B759E" w:rsidTr="0072081B">
        <w:trPr>
          <w:cnfStyle w:val="000000010000"/>
        </w:trPr>
        <w:tc>
          <w:tcPr>
            <w:cnfStyle w:val="001000000000"/>
            <w:tcW w:w="1809" w:type="dxa"/>
          </w:tcPr>
          <w:p w:rsidR="009F7361" w:rsidRDefault="009F7361" w:rsidP="0072081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SeqID</w:t>
            </w:r>
          </w:p>
        </w:tc>
        <w:tc>
          <w:tcPr>
            <w:tcW w:w="1418" w:type="dxa"/>
          </w:tcPr>
          <w:p w:rsidR="009F7361" w:rsidRDefault="009F7361" w:rsidP="0072081B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Dint</w:t>
            </w:r>
          </w:p>
        </w:tc>
        <w:tc>
          <w:tcPr>
            <w:tcW w:w="4394" w:type="dxa"/>
          </w:tcPr>
          <w:p w:rsidR="009F7361" w:rsidRDefault="009F7361" w:rsidP="0072081B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OUT: Unique ID of this sequence</w:t>
            </w:r>
          </w:p>
        </w:tc>
      </w:tr>
      <w:tr w:rsidR="009F7361" w:rsidRPr="004B759E" w:rsidTr="0072081B">
        <w:trPr>
          <w:cnfStyle w:val="000000100000"/>
        </w:trPr>
        <w:tc>
          <w:tcPr>
            <w:cnfStyle w:val="001000000000"/>
            <w:tcW w:w="1809" w:type="dxa"/>
          </w:tcPr>
          <w:p w:rsidR="009F7361" w:rsidRDefault="009F7361" w:rsidP="0072081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ReleaseCode</w:t>
            </w:r>
          </w:p>
        </w:tc>
        <w:tc>
          <w:tcPr>
            <w:tcW w:w="1418" w:type="dxa"/>
          </w:tcPr>
          <w:p w:rsidR="009F7361" w:rsidRDefault="009F7361" w:rsidP="0072081B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Dint</w:t>
            </w:r>
          </w:p>
        </w:tc>
        <w:tc>
          <w:tcPr>
            <w:tcW w:w="4394" w:type="dxa"/>
          </w:tcPr>
          <w:p w:rsidR="009F7361" w:rsidRDefault="009F7361" w:rsidP="0072081B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IN: release from main sequence, -1 = undefined</w:t>
            </w:r>
          </w:p>
        </w:tc>
      </w:tr>
      <w:tr w:rsidR="009F7361" w:rsidRPr="004B759E" w:rsidTr="0072081B">
        <w:trPr>
          <w:cnfStyle w:val="000000010000"/>
        </w:trPr>
        <w:tc>
          <w:tcPr>
            <w:cnfStyle w:val="001000000000"/>
            <w:tcW w:w="1809" w:type="dxa"/>
          </w:tcPr>
          <w:p w:rsidR="009F7361" w:rsidRDefault="009F7361" w:rsidP="0072081B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ReadyCode</w:t>
            </w:r>
          </w:p>
        </w:tc>
        <w:tc>
          <w:tcPr>
            <w:tcW w:w="1418" w:type="dxa"/>
          </w:tcPr>
          <w:p w:rsidR="009F7361" w:rsidRDefault="009F7361" w:rsidP="0072081B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Dint</w:t>
            </w:r>
          </w:p>
        </w:tc>
        <w:tc>
          <w:tcPr>
            <w:tcW w:w="4394" w:type="dxa"/>
          </w:tcPr>
          <w:p w:rsidR="009F7361" w:rsidRDefault="009F7361" w:rsidP="009F7361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OUT: 1=ready, 0=in progress, 1=not ready</w:t>
            </w:r>
          </w:p>
        </w:tc>
      </w:tr>
    </w:tbl>
    <w:p w:rsidR="0072081B" w:rsidRPr="009A6C1F" w:rsidRDefault="009A6C1F" w:rsidP="005E0BBD">
      <w:r w:rsidRPr="009A6C1F">
        <w:t xml:space="preserve">De </w:t>
      </w:r>
      <w:r w:rsidRPr="009A6C1F">
        <w:rPr>
          <w:i/>
        </w:rPr>
        <w:t>Seq_Typical</w:t>
      </w:r>
      <w:r w:rsidRPr="009A6C1F">
        <w:t xml:space="preserve"> bevat meerdere control modules</w:t>
      </w:r>
      <w:r w:rsidR="002623F6">
        <w:t xml:space="preserve"> / functions</w:t>
      </w:r>
      <w:r w:rsidRPr="009A6C1F">
        <w:t>:</w:t>
      </w:r>
    </w:p>
    <w:p w:rsidR="009A6C1F" w:rsidRDefault="009A6C1F" w:rsidP="009A6C1F">
      <w:pPr>
        <w:pStyle w:val="NoSpacing"/>
        <w:numPr>
          <w:ilvl w:val="0"/>
          <w:numId w:val="2"/>
        </w:numPr>
      </w:pPr>
      <w:r>
        <w:t>sibElapsedTime1</w:t>
      </w:r>
      <w:r w:rsidR="002623F6">
        <w:t xml:space="preserve"> (sibElapsedTime)</w:t>
      </w:r>
    </w:p>
    <w:p w:rsidR="009A6C1F" w:rsidRDefault="009A6C1F" w:rsidP="009A6C1F">
      <w:pPr>
        <w:pStyle w:val="NoSpacing"/>
        <w:numPr>
          <w:ilvl w:val="0"/>
          <w:numId w:val="2"/>
        </w:numPr>
      </w:pPr>
      <w:r>
        <w:t>sibElapsedTime2</w:t>
      </w:r>
      <w:r w:rsidR="002623F6">
        <w:t xml:space="preserve"> (sibElapsedTime)</w:t>
      </w:r>
    </w:p>
    <w:p w:rsidR="009A6C1F" w:rsidRDefault="009A6C1F" w:rsidP="009A6C1F">
      <w:pPr>
        <w:pStyle w:val="NoSpacing"/>
        <w:numPr>
          <w:ilvl w:val="0"/>
          <w:numId w:val="2"/>
        </w:numPr>
      </w:pPr>
      <w:r>
        <w:t>sibElapsedTime3</w:t>
      </w:r>
      <w:r w:rsidR="002623F6">
        <w:t xml:space="preserve"> (sibElapsedTime)</w:t>
      </w:r>
    </w:p>
    <w:p w:rsidR="009A6C1F" w:rsidRDefault="009A6C1F" w:rsidP="009A6C1F">
      <w:pPr>
        <w:pStyle w:val="NoSpacing"/>
        <w:numPr>
          <w:ilvl w:val="0"/>
          <w:numId w:val="2"/>
        </w:numPr>
      </w:pPr>
      <w:r>
        <w:lastRenderedPageBreak/>
        <w:t>sibElapsedTime4</w:t>
      </w:r>
      <w:r w:rsidR="002623F6">
        <w:t xml:space="preserve"> (sibElapsedTime)</w:t>
      </w:r>
    </w:p>
    <w:p w:rsidR="009A6C1F" w:rsidRDefault="009A6C1F" w:rsidP="009A6C1F">
      <w:pPr>
        <w:pStyle w:val="NoSpacing"/>
        <w:numPr>
          <w:ilvl w:val="0"/>
          <w:numId w:val="2"/>
        </w:numPr>
      </w:pPr>
      <w:r>
        <w:t>Steps</w:t>
      </w:r>
    </w:p>
    <w:p w:rsidR="009A6C1F" w:rsidRDefault="009A6C1F" w:rsidP="009A6C1F">
      <w:pPr>
        <w:pStyle w:val="NoSpacing"/>
        <w:numPr>
          <w:ilvl w:val="1"/>
          <w:numId w:val="2"/>
        </w:numPr>
      </w:pPr>
      <w:r>
        <w:t>Step000</w:t>
      </w:r>
    </w:p>
    <w:p w:rsidR="009A6C1F" w:rsidRDefault="009A6C1F" w:rsidP="009A6C1F">
      <w:pPr>
        <w:pStyle w:val="NoSpacing"/>
        <w:numPr>
          <w:ilvl w:val="1"/>
          <w:numId w:val="2"/>
        </w:numPr>
      </w:pPr>
      <w:r>
        <w:t>Step010</w:t>
      </w:r>
    </w:p>
    <w:p w:rsidR="009A6C1F" w:rsidRDefault="009A6C1F" w:rsidP="009A6C1F">
      <w:pPr>
        <w:pStyle w:val="NoSpacing"/>
        <w:numPr>
          <w:ilvl w:val="1"/>
          <w:numId w:val="2"/>
        </w:numPr>
      </w:pPr>
      <w:r>
        <w:t>StepXXX</w:t>
      </w:r>
    </w:p>
    <w:p w:rsidR="009A6C1F" w:rsidRDefault="002623F6" w:rsidP="009A6C1F">
      <w:pPr>
        <w:pStyle w:val="NoSpacing"/>
        <w:numPr>
          <w:ilvl w:val="0"/>
          <w:numId w:val="2"/>
        </w:numPr>
      </w:pPr>
      <w:r>
        <w:t>Settings</w:t>
      </w:r>
    </w:p>
    <w:p w:rsidR="002623F6" w:rsidRDefault="002623F6" w:rsidP="002623F6">
      <w:pPr>
        <w:pStyle w:val="NoSpacing"/>
        <w:numPr>
          <w:ilvl w:val="1"/>
          <w:numId w:val="2"/>
        </w:numPr>
      </w:pPr>
      <w:r>
        <w:t>Timer1</w:t>
      </w:r>
    </w:p>
    <w:p w:rsidR="002623F6" w:rsidRDefault="002623F6" w:rsidP="002623F6">
      <w:pPr>
        <w:pStyle w:val="NoSpacing"/>
        <w:numPr>
          <w:ilvl w:val="1"/>
          <w:numId w:val="2"/>
        </w:numPr>
      </w:pPr>
      <w:r>
        <w:t>Timer2</w:t>
      </w:r>
    </w:p>
    <w:p w:rsidR="002623F6" w:rsidRDefault="002623F6" w:rsidP="002623F6">
      <w:pPr>
        <w:pStyle w:val="NoSpacing"/>
        <w:numPr>
          <w:ilvl w:val="1"/>
          <w:numId w:val="2"/>
        </w:numPr>
      </w:pPr>
      <w:r>
        <w:t>Timer3</w:t>
      </w:r>
    </w:p>
    <w:p w:rsidR="002623F6" w:rsidRDefault="002623F6" w:rsidP="002623F6">
      <w:pPr>
        <w:pStyle w:val="NoSpacing"/>
        <w:numPr>
          <w:ilvl w:val="1"/>
          <w:numId w:val="2"/>
        </w:numPr>
      </w:pPr>
      <w:r>
        <w:t>Timer4</w:t>
      </w:r>
    </w:p>
    <w:p w:rsidR="002623F6" w:rsidRDefault="002623F6" w:rsidP="002623F6">
      <w:pPr>
        <w:pStyle w:val="NoSpacing"/>
        <w:numPr>
          <w:ilvl w:val="0"/>
          <w:numId w:val="2"/>
        </w:numPr>
      </w:pPr>
      <w:r>
        <w:t>SeqTime</w:t>
      </w:r>
    </w:p>
    <w:p w:rsidR="002623F6" w:rsidRDefault="002623F6" w:rsidP="002623F6">
      <w:pPr>
        <w:pStyle w:val="NoSpacing"/>
        <w:numPr>
          <w:ilvl w:val="0"/>
          <w:numId w:val="2"/>
        </w:numPr>
      </w:pPr>
      <w:r>
        <w:t>StepTime</w:t>
      </w:r>
    </w:p>
    <w:p w:rsidR="002623F6" w:rsidRDefault="002623F6" w:rsidP="002623F6">
      <w:pPr>
        <w:pStyle w:val="NoSpacing"/>
        <w:numPr>
          <w:ilvl w:val="0"/>
          <w:numId w:val="2"/>
        </w:numPr>
      </w:pPr>
      <w:r>
        <w:t>AlarmInd1</w:t>
      </w:r>
    </w:p>
    <w:p w:rsidR="002623F6" w:rsidRDefault="002623F6" w:rsidP="002623F6">
      <w:pPr>
        <w:pStyle w:val="NoSpacing"/>
        <w:numPr>
          <w:ilvl w:val="0"/>
          <w:numId w:val="2"/>
        </w:numPr>
      </w:pPr>
      <w:r>
        <w:t>AlarmInd2</w:t>
      </w:r>
    </w:p>
    <w:p w:rsidR="002623F6" w:rsidRDefault="002623F6" w:rsidP="002623F6">
      <w:pPr>
        <w:pStyle w:val="NoSpacing"/>
        <w:numPr>
          <w:ilvl w:val="0"/>
          <w:numId w:val="2"/>
        </w:numPr>
      </w:pPr>
      <w:r>
        <w:t>sibStringAddDint_1</w:t>
      </w:r>
    </w:p>
    <w:p w:rsidR="002623F6" w:rsidRDefault="002623F6" w:rsidP="002623F6">
      <w:pPr>
        <w:pStyle w:val="NoSpacing"/>
        <w:numPr>
          <w:ilvl w:val="0"/>
          <w:numId w:val="2"/>
        </w:numPr>
      </w:pPr>
      <w:r>
        <w:t>EvSeq</w:t>
      </w:r>
    </w:p>
    <w:p w:rsidR="002623F6" w:rsidRDefault="002623F6" w:rsidP="002623F6">
      <w:pPr>
        <w:pStyle w:val="NoSpacing"/>
        <w:numPr>
          <w:ilvl w:val="0"/>
          <w:numId w:val="2"/>
        </w:numPr>
      </w:pPr>
      <w:r>
        <w:t>RstB16</w:t>
      </w:r>
    </w:p>
    <w:p w:rsidR="002623F6" w:rsidRDefault="002623F6" w:rsidP="002623F6">
      <w:pPr>
        <w:pStyle w:val="NoSpacing"/>
      </w:pPr>
    </w:p>
    <w:p w:rsidR="002623F6" w:rsidRDefault="002623F6" w:rsidP="002623F6">
      <w:pPr>
        <w:pStyle w:val="Heading1"/>
      </w:pPr>
      <w:proofErr w:type="gramStart"/>
      <w:r>
        <w:t>sibElapsedTime</w:t>
      </w:r>
      <w:proofErr w:type="gramEnd"/>
      <w:r>
        <w:t xml:space="preserve"> (control module type)</w:t>
      </w:r>
    </w:p>
    <w:p w:rsidR="002623F6" w:rsidRPr="0072081B" w:rsidRDefault="002623F6" w:rsidP="002623F6">
      <w:pPr>
        <w:pStyle w:val="Heading4"/>
        <w:rPr>
          <w:rStyle w:val="IntenseEmphasis"/>
        </w:rPr>
      </w:pPr>
      <w:r w:rsidRPr="0072081B">
        <w:rPr>
          <w:rStyle w:val="IntenseEmphasis"/>
        </w:rPr>
        <w:t>Parameters</w:t>
      </w:r>
      <w:r>
        <w:rPr>
          <w:rStyle w:val="IntenseEmphasis"/>
        </w:rPr>
        <w:t xml:space="preserve"> van sibElapsedTime</w:t>
      </w:r>
    </w:p>
    <w:tbl>
      <w:tblPr>
        <w:tblStyle w:val="MediumShading1-Accent11"/>
        <w:tblW w:w="0" w:type="auto"/>
        <w:tblLook w:val="04A0"/>
      </w:tblPr>
      <w:tblGrid>
        <w:gridCol w:w="1809"/>
        <w:gridCol w:w="1418"/>
        <w:gridCol w:w="4394"/>
      </w:tblGrid>
      <w:tr w:rsidR="002623F6" w:rsidTr="002623F6">
        <w:trPr>
          <w:cnfStyle w:val="100000000000"/>
        </w:trPr>
        <w:tc>
          <w:tcPr>
            <w:cnfStyle w:val="001000000000"/>
            <w:tcW w:w="1809" w:type="dxa"/>
          </w:tcPr>
          <w:p w:rsidR="002623F6" w:rsidRDefault="002623F6" w:rsidP="002623F6">
            <w:pPr>
              <w:pStyle w:val="NoSpacing"/>
            </w:pPr>
            <w:r>
              <w:t>Name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100000000000"/>
            </w:pPr>
            <w:r>
              <w:t>Data Type</w:t>
            </w:r>
          </w:p>
        </w:tc>
        <w:tc>
          <w:tcPr>
            <w:tcW w:w="4394" w:type="dxa"/>
          </w:tcPr>
          <w:p w:rsidR="002623F6" w:rsidRDefault="002623F6" w:rsidP="002623F6">
            <w:pPr>
              <w:pStyle w:val="NoSpacing"/>
              <w:cnfStyle w:val="100000000000"/>
            </w:pPr>
            <w:r>
              <w:t>Description</w:t>
            </w:r>
          </w:p>
        </w:tc>
      </w:tr>
      <w:tr w:rsidR="002623F6" w:rsidTr="002623F6">
        <w:trPr>
          <w:cnfStyle w:val="000000100000"/>
        </w:trPr>
        <w:tc>
          <w:tcPr>
            <w:cnfStyle w:val="001000000000"/>
            <w:tcW w:w="1809" w:type="dxa"/>
          </w:tcPr>
          <w:p w:rsidR="002623F6" w:rsidRDefault="002623F6" w:rsidP="002623F6">
            <w:pPr>
              <w:pStyle w:val="NoSpacing"/>
            </w:pPr>
            <w:r>
              <w:t>Name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000000100000"/>
            </w:pPr>
            <w:r>
              <w:t>String[30]</w:t>
            </w:r>
          </w:p>
        </w:tc>
        <w:tc>
          <w:tcPr>
            <w:tcW w:w="4394" w:type="dxa"/>
          </w:tcPr>
          <w:p w:rsidR="002623F6" w:rsidRDefault="002623F6" w:rsidP="002623F6">
            <w:pPr>
              <w:pStyle w:val="NoSpacing"/>
              <w:cnfStyle w:val="000000100000"/>
            </w:pPr>
            <w:r>
              <w:t>Naam</w:t>
            </w:r>
          </w:p>
        </w:tc>
      </w:tr>
      <w:tr w:rsidR="002623F6" w:rsidTr="002623F6">
        <w:trPr>
          <w:cnfStyle w:val="000000010000"/>
        </w:trPr>
        <w:tc>
          <w:tcPr>
            <w:cnfStyle w:val="001000000000"/>
            <w:tcW w:w="1809" w:type="dxa"/>
          </w:tcPr>
          <w:p w:rsidR="002623F6" w:rsidRDefault="002623F6" w:rsidP="002623F6">
            <w:pPr>
              <w:pStyle w:val="NoSpacing"/>
            </w:pPr>
            <w:r>
              <w:t>Description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000000010000"/>
            </w:pPr>
            <w:r>
              <w:t>String[40]</w:t>
            </w:r>
          </w:p>
        </w:tc>
        <w:tc>
          <w:tcPr>
            <w:tcW w:w="4394" w:type="dxa"/>
          </w:tcPr>
          <w:p w:rsidR="002623F6" w:rsidRDefault="002623F6" w:rsidP="002623F6">
            <w:pPr>
              <w:pStyle w:val="NoSpacing"/>
              <w:cnfStyle w:val="000000010000"/>
            </w:pPr>
            <w:r>
              <w:t>Omschrijving</w:t>
            </w:r>
          </w:p>
        </w:tc>
      </w:tr>
      <w:tr w:rsidR="002623F6" w:rsidTr="002623F6">
        <w:trPr>
          <w:cnfStyle w:val="000000100000"/>
        </w:trPr>
        <w:tc>
          <w:tcPr>
            <w:cnfStyle w:val="001000000000"/>
            <w:tcW w:w="1809" w:type="dxa"/>
          </w:tcPr>
          <w:p w:rsidR="002623F6" w:rsidRDefault="002623F6" w:rsidP="002623F6">
            <w:pPr>
              <w:pStyle w:val="NoSpacing"/>
            </w:pPr>
            <w:r>
              <w:t>TimeToElapse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000000100000"/>
            </w:pPr>
            <w:r>
              <w:t>Real</w:t>
            </w:r>
          </w:p>
        </w:tc>
        <w:tc>
          <w:tcPr>
            <w:tcW w:w="4394" w:type="dxa"/>
          </w:tcPr>
          <w:p w:rsidR="002623F6" w:rsidRDefault="002623F6" w:rsidP="002623F6">
            <w:pPr>
              <w:pStyle w:val="NoSpacing"/>
              <w:cnfStyle w:val="000000100000"/>
            </w:pPr>
          </w:p>
        </w:tc>
      </w:tr>
      <w:tr w:rsidR="002623F6" w:rsidTr="002623F6">
        <w:trPr>
          <w:cnfStyle w:val="000000010000"/>
        </w:trPr>
        <w:tc>
          <w:tcPr>
            <w:cnfStyle w:val="001000000000"/>
            <w:tcW w:w="1809" w:type="dxa"/>
          </w:tcPr>
          <w:p w:rsidR="002623F6" w:rsidRDefault="002623F6" w:rsidP="002623F6">
            <w:pPr>
              <w:pStyle w:val="NoSpacing"/>
            </w:pPr>
            <w:r>
              <w:t>IaPar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000000010000"/>
            </w:pPr>
            <w:r>
              <w:t>sibTmerPar</w:t>
            </w:r>
          </w:p>
        </w:tc>
        <w:tc>
          <w:tcPr>
            <w:tcW w:w="4394" w:type="dxa"/>
          </w:tcPr>
          <w:p w:rsidR="002623F6" w:rsidRDefault="002623F6" w:rsidP="002623F6">
            <w:pPr>
              <w:pStyle w:val="NoSpacing"/>
              <w:cnfStyle w:val="000000010000"/>
            </w:pPr>
            <w:r>
              <w:t>Interaction par</w:t>
            </w:r>
          </w:p>
        </w:tc>
      </w:tr>
      <w:tr w:rsidR="002623F6" w:rsidTr="002623F6">
        <w:trPr>
          <w:cnfStyle w:val="000000100000"/>
        </w:trPr>
        <w:tc>
          <w:tcPr>
            <w:cnfStyle w:val="001000000000"/>
            <w:tcW w:w="1809" w:type="dxa"/>
          </w:tcPr>
          <w:p w:rsidR="002623F6" w:rsidRDefault="002623F6" w:rsidP="002623F6">
            <w:pPr>
              <w:pStyle w:val="NoSpacing"/>
            </w:pPr>
            <w:r>
              <w:t>Mode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000000100000"/>
            </w:pPr>
            <w:r>
              <w:t>Dint</w:t>
            </w:r>
          </w:p>
        </w:tc>
        <w:tc>
          <w:tcPr>
            <w:tcW w:w="4394" w:type="dxa"/>
          </w:tcPr>
          <w:p w:rsidR="002623F6" w:rsidRDefault="002623F6" w:rsidP="002623F6">
            <w:pPr>
              <w:pStyle w:val="NoSpacing"/>
              <w:cnfStyle w:val="000000100000"/>
            </w:pPr>
            <w:r>
              <w:t>1=sec, 2=min</w:t>
            </w:r>
          </w:p>
        </w:tc>
      </w:tr>
    </w:tbl>
    <w:p w:rsidR="002623F6" w:rsidRPr="0072081B" w:rsidRDefault="002623F6" w:rsidP="002623F6">
      <w:pPr>
        <w:pStyle w:val="Heading4"/>
        <w:rPr>
          <w:rStyle w:val="IntenseEmphasis"/>
        </w:rPr>
      </w:pPr>
      <w:r w:rsidRPr="0072081B">
        <w:rPr>
          <w:rStyle w:val="IntenseEmphasis"/>
        </w:rPr>
        <w:t>sib</w:t>
      </w:r>
      <w:r w:rsidR="00B21289">
        <w:rPr>
          <w:rStyle w:val="IntenseEmphasis"/>
        </w:rPr>
        <w:t>TimerPar</w:t>
      </w:r>
      <w:r w:rsidRPr="0072081B">
        <w:rPr>
          <w:rStyle w:val="IntenseEmphasis"/>
        </w:rPr>
        <w:t xml:space="preserve"> </w:t>
      </w:r>
      <w:r w:rsidR="00B21289">
        <w:rPr>
          <w:rStyle w:val="IntenseEmphasis"/>
        </w:rPr>
        <w:t>(</w:t>
      </w:r>
      <w:r w:rsidRPr="0072081B">
        <w:rPr>
          <w:rStyle w:val="IntenseEmphasis"/>
        </w:rPr>
        <w:t>data Type</w:t>
      </w:r>
      <w:r w:rsidR="00B21289">
        <w:rPr>
          <w:rStyle w:val="IntenseEmphasis"/>
        </w:rPr>
        <w:t>)</w:t>
      </w:r>
    </w:p>
    <w:tbl>
      <w:tblPr>
        <w:tblStyle w:val="MediumShading1-Accent11"/>
        <w:tblW w:w="0" w:type="auto"/>
        <w:tblLook w:val="04A0"/>
      </w:tblPr>
      <w:tblGrid>
        <w:gridCol w:w="1992"/>
        <w:gridCol w:w="1418"/>
        <w:gridCol w:w="4394"/>
      </w:tblGrid>
      <w:tr w:rsidR="002623F6" w:rsidTr="00B21289">
        <w:trPr>
          <w:cnfStyle w:val="100000000000"/>
        </w:trPr>
        <w:tc>
          <w:tcPr>
            <w:cnfStyle w:val="001000000000"/>
            <w:tcW w:w="1992" w:type="dxa"/>
          </w:tcPr>
          <w:p w:rsidR="002623F6" w:rsidRDefault="002623F6" w:rsidP="002623F6">
            <w:pPr>
              <w:pStyle w:val="NoSpacing"/>
            </w:pPr>
            <w:r>
              <w:t>Name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100000000000"/>
            </w:pPr>
            <w:r>
              <w:t>Data Type</w:t>
            </w:r>
          </w:p>
        </w:tc>
        <w:tc>
          <w:tcPr>
            <w:tcW w:w="4394" w:type="dxa"/>
          </w:tcPr>
          <w:p w:rsidR="002623F6" w:rsidRDefault="002623F6" w:rsidP="002623F6">
            <w:pPr>
              <w:pStyle w:val="NoSpacing"/>
              <w:cnfStyle w:val="100000000000"/>
            </w:pPr>
            <w:r>
              <w:t>Description</w:t>
            </w:r>
          </w:p>
        </w:tc>
      </w:tr>
      <w:tr w:rsidR="002623F6" w:rsidRPr="00B21289" w:rsidTr="00B21289">
        <w:trPr>
          <w:cnfStyle w:val="000000100000"/>
        </w:trPr>
        <w:tc>
          <w:tcPr>
            <w:cnfStyle w:val="001000000000"/>
            <w:tcW w:w="1992" w:type="dxa"/>
          </w:tcPr>
          <w:p w:rsidR="002623F6" w:rsidRDefault="00B21289" w:rsidP="002623F6">
            <w:pPr>
              <w:pStyle w:val="NoSpacing"/>
            </w:pPr>
            <w:r>
              <w:t>Reset</w:t>
            </w:r>
          </w:p>
        </w:tc>
        <w:tc>
          <w:tcPr>
            <w:tcW w:w="1418" w:type="dxa"/>
          </w:tcPr>
          <w:p w:rsidR="002623F6" w:rsidRDefault="002623F6" w:rsidP="002623F6">
            <w:pPr>
              <w:pStyle w:val="NoSpacing"/>
              <w:cnfStyle w:val="000000100000"/>
            </w:pPr>
            <w:r>
              <w:t>Bool</w:t>
            </w:r>
          </w:p>
        </w:tc>
        <w:tc>
          <w:tcPr>
            <w:tcW w:w="4394" w:type="dxa"/>
          </w:tcPr>
          <w:p w:rsidR="002623F6" w:rsidRPr="00B21289" w:rsidRDefault="00B21289" w:rsidP="002623F6">
            <w:pPr>
              <w:pStyle w:val="NoSpacing"/>
              <w:cnfStyle w:val="000000100000"/>
              <w:rPr>
                <w:lang w:val="en-US"/>
              </w:rPr>
            </w:pPr>
            <w:r w:rsidRPr="00B21289">
              <w:rPr>
                <w:lang w:val="en-US"/>
              </w:rPr>
              <w:t xml:space="preserve">IN: Resets the timer. </w:t>
            </w:r>
            <w:r>
              <w:rPr>
                <w:lang w:val="en-US"/>
              </w:rPr>
              <w:t>Start command is set to false and time and offset or set to zero</w:t>
            </w:r>
          </w:p>
        </w:tc>
      </w:tr>
      <w:tr w:rsidR="002623F6" w:rsidRPr="00B21289" w:rsidTr="00B21289">
        <w:trPr>
          <w:cnfStyle w:val="000000010000"/>
        </w:trPr>
        <w:tc>
          <w:tcPr>
            <w:cnfStyle w:val="001000000000"/>
            <w:tcW w:w="1992" w:type="dxa"/>
          </w:tcPr>
          <w:p w:rsidR="002623F6" w:rsidRPr="00B21289" w:rsidRDefault="00B21289" w:rsidP="002623F6">
            <w:pPr>
              <w:pStyle w:val="NoSpacing"/>
              <w:rPr>
                <w:lang w:val="en-US"/>
              </w:rPr>
            </w:pPr>
            <w:r w:rsidRPr="00B21289">
              <w:rPr>
                <w:lang w:val="en-US"/>
              </w:rPr>
              <w:t>Start</w:t>
            </w:r>
          </w:p>
        </w:tc>
        <w:tc>
          <w:tcPr>
            <w:tcW w:w="1418" w:type="dxa"/>
          </w:tcPr>
          <w:p w:rsidR="002623F6" w:rsidRPr="00B21289" w:rsidRDefault="002623F6" w:rsidP="002623F6">
            <w:pPr>
              <w:pStyle w:val="NoSpacing"/>
              <w:cnfStyle w:val="000000010000"/>
              <w:rPr>
                <w:lang w:val="en-US"/>
              </w:rPr>
            </w:pPr>
            <w:r w:rsidRPr="00B21289">
              <w:rPr>
                <w:lang w:val="en-US"/>
              </w:rPr>
              <w:t>Bool</w:t>
            </w:r>
          </w:p>
        </w:tc>
        <w:tc>
          <w:tcPr>
            <w:tcW w:w="4394" w:type="dxa"/>
          </w:tcPr>
          <w:p w:rsidR="002623F6" w:rsidRPr="00B21289" w:rsidRDefault="00B21289" w:rsidP="002623F6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IN: (Re)Starts the timer</w:t>
            </w:r>
          </w:p>
        </w:tc>
      </w:tr>
      <w:tr w:rsidR="002623F6" w:rsidRPr="00B21289" w:rsidTr="00B21289">
        <w:trPr>
          <w:cnfStyle w:val="000000100000"/>
        </w:trPr>
        <w:tc>
          <w:tcPr>
            <w:cnfStyle w:val="001000000000"/>
            <w:tcW w:w="1992" w:type="dxa"/>
          </w:tcPr>
          <w:p w:rsidR="002623F6" w:rsidRPr="00B21289" w:rsidRDefault="00B21289" w:rsidP="002623F6">
            <w:pPr>
              <w:pStyle w:val="NoSpacing"/>
              <w:rPr>
                <w:lang w:val="en-US"/>
              </w:rPr>
            </w:pPr>
            <w:r w:rsidRPr="00B21289">
              <w:rPr>
                <w:lang w:val="en-US"/>
              </w:rPr>
              <w:t>TimeHasElapsed</w:t>
            </w:r>
          </w:p>
        </w:tc>
        <w:tc>
          <w:tcPr>
            <w:tcW w:w="1418" w:type="dxa"/>
          </w:tcPr>
          <w:p w:rsidR="002623F6" w:rsidRPr="00B21289" w:rsidRDefault="002623F6" w:rsidP="002623F6">
            <w:pPr>
              <w:pStyle w:val="NoSpacing"/>
              <w:cnfStyle w:val="000000100000"/>
              <w:rPr>
                <w:lang w:val="en-US"/>
              </w:rPr>
            </w:pPr>
            <w:r w:rsidRPr="00B21289">
              <w:rPr>
                <w:lang w:val="en-US"/>
              </w:rPr>
              <w:t>Bool</w:t>
            </w:r>
          </w:p>
        </w:tc>
        <w:tc>
          <w:tcPr>
            <w:tcW w:w="4394" w:type="dxa"/>
          </w:tcPr>
          <w:p w:rsidR="002623F6" w:rsidRPr="00B21289" w:rsidRDefault="00B21289" w:rsidP="002623F6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OUT: The time &gt;= TimerSetting</w:t>
            </w:r>
          </w:p>
        </w:tc>
      </w:tr>
      <w:tr w:rsidR="002623F6" w:rsidRPr="004B759E" w:rsidTr="00B21289">
        <w:trPr>
          <w:cnfStyle w:val="000000010000"/>
        </w:trPr>
        <w:tc>
          <w:tcPr>
            <w:cnfStyle w:val="001000000000"/>
            <w:tcW w:w="1992" w:type="dxa"/>
          </w:tcPr>
          <w:p w:rsidR="002623F6" w:rsidRPr="00B21289" w:rsidRDefault="00B21289" w:rsidP="002623F6">
            <w:pPr>
              <w:pStyle w:val="NoSpacing"/>
              <w:rPr>
                <w:lang w:val="en-US"/>
              </w:rPr>
            </w:pPr>
            <w:r w:rsidRPr="00B21289">
              <w:rPr>
                <w:lang w:val="en-US"/>
              </w:rPr>
              <w:t>RemainingTime_time</w:t>
            </w:r>
          </w:p>
        </w:tc>
        <w:tc>
          <w:tcPr>
            <w:tcW w:w="1418" w:type="dxa"/>
          </w:tcPr>
          <w:p w:rsidR="002623F6" w:rsidRPr="00B21289" w:rsidRDefault="00B21289" w:rsidP="002623F6">
            <w:pPr>
              <w:pStyle w:val="NoSpacing"/>
              <w:cnfStyle w:val="000000010000"/>
              <w:rPr>
                <w:lang w:val="en-US"/>
              </w:rPr>
            </w:pPr>
            <w:r w:rsidRPr="00B21289">
              <w:rPr>
                <w:lang w:val="en-US"/>
              </w:rPr>
              <w:t>Time</w:t>
            </w:r>
          </w:p>
        </w:tc>
        <w:tc>
          <w:tcPr>
            <w:tcW w:w="4394" w:type="dxa"/>
          </w:tcPr>
          <w:p w:rsidR="002623F6" w:rsidRPr="004B759E" w:rsidRDefault="00B21289" w:rsidP="002623F6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OUT: Remaining Time</w:t>
            </w:r>
          </w:p>
        </w:tc>
      </w:tr>
      <w:tr w:rsidR="002623F6" w:rsidRPr="004B759E" w:rsidTr="00B21289">
        <w:trPr>
          <w:cnfStyle w:val="000000100000"/>
        </w:trPr>
        <w:tc>
          <w:tcPr>
            <w:cnfStyle w:val="001000000000"/>
            <w:tcW w:w="1992" w:type="dxa"/>
          </w:tcPr>
          <w:p w:rsidR="002623F6" w:rsidRPr="004B759E" w:rsidRDefault="00B21289" w:rsidP="002623F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RemainingTime_ms</w:t>
            </w:r>
          </w:p>
        </w:tc>
        <w:tc>
          <w:tcPr>
            <w:tcW w:w="1418" w:type="dxa"/>
          </w:tcPr>
          <w:p w:rsidR="002623F6" w:rsidRPr="004B759E" w:rsidRDefault="00B21289" w:rsidP="002623F6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Dint</w:t>
            </w:r>
          </w:p>
        </w:tc>
        <w:tc>
          <w:tcPr>
            <w:tcW w:w="4394" w:type="dxa"/>
          </w:tcPr>
          <w:p w:rsidR="002623F6" w:rsidRPr="004B759E" w:rsidRDefault="00B21289" w:rsidP="002623F6">
            <w:pPr>
              <w:pStyle w:val="NoSpacing"/>
              <w:cnfStyle w:val="000000100000"/>
              <w:rPr>
                <w:lang w:val="en-US"/>
              </w:rPr>
            </w:pPr>
            <w:r w:rsidRPr="00B21289">
              <w:rPr>
                <w:lang w:val="en-US"/>
              </w:rPr>
              <w:t>OUT: Remaining Time</w:t>
            </w:r>
          </w:p>
        </w:tc>
      </w:tr>
      <w:tr w:rsidR="002623F6" w:rsidRPr="004B759E" w:rsidTr="00B21289">
        <w:trPr>
          <w:cnfStyle w:val="000000010000"/>
        </w:trPr>
        <w:tc>
          <w:tcPr>
            <w:cnfStyle w:val="001000000000"/>
            <w:tcW w:w="1992" w:type="dxa"/>
          </w:tcPr>
          <w:p w:rsidR="002623F6" w:rsidRPr="004B759E" w:rsidRDefault="00B21289" w:rsidP="002623F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ElapsedTime</w:t>
            </w:r>
          </w:p>
        </w:tc>
        <w:tc>
          <w:tcPr>
            <w:tcW w:w="1418" w:type="dxa"/>
          </w:tcPr>
          <w:p w:rsidR="002623F6" w:rsidRPr="004B759E" w:rsidRDefault="00B21289" w:rsidP="002623F6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4394" w:type="dxa"/>
          </w:tcPr>
          <w:p w:rsidR="002623F6" w:rsidRPr="004B759E" w:rsidRDefault="002623F6" w:rsidP="00B21289">
            <w:pPr>
              <w:pStyle w:val="NoSpacing"/>
              <w:cnfStyle w:val="000000010000"/>
              <w:rPr>
                <w:lang w:val="en-US"/>
              </w:rPr>
            </w:pPr>
            <w:r>
              <w:rPr>
                <w:lang w:val="en-US"/>
              </w:rPr>
              <w:t xml:space="preserve">OUT: </w:t>
            </w:r>
            <w:r w:rsidR="00B21289">
              <w:rPr>
                <w:lang w:val="en-US"/>
              </w:rPr>
              <w:t>Elapsed Time</w:t>
            </w:r>
          </w:p>
        </w:tc>
      </w:tr>
      <w:tr w:rsidR="002623F6" w:rsidRPr="004B759E" w:rsidTr="00B21289">
        <w:trPr>
          <w:cnfStyle w:val="000000100000"/>
        </w:trPr>
        <w:tc>
          <w:tcPr>
            <w:cnfStyle w:val="001000000000"/>
            <w:tcW w:w="1992" w:type="dxa"/>
          </w:tcPr>
          <w:p w:rsidR="002623F6" w:rsidRDefault="00B21289" w:rsidP="002623F6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OffsetTime</w:t>
            </w:r>
          </w:p>
        </w:tc>
        <w:tc>
          <w:tcPr>
            <w:tcW w:w="1418" w:type="dxa"/>
          </w:tcPr>
          <w:p w:rsidR="002623F6" w:rsidRDefault="00B21289" w:rsidP="002623F6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>Real</w:t>
            </w:r>
          </w:p>
        </w:tc>
        <w:tc>
          <w:tcPr>
            <w:tcW w:w="4394" w:type="dxa"/>
          </w:tcPr>
          <w:p w:rsidR="002623F6" w:rsidRDefault="002623F6" w:rsidP="00B21289">
            <w:pPr>
              <w:pStyle w:val="NoSpacing"/>
              <w:cnfStyle w:val="000000100000"/>
              <w:rPr>
                <w:lang w:val="en-US"/>
              </w:rPr>
            </w:pPr>
            <w:r>
              <w:rPr>
                <w:lang w:val="en-US"/>
              </w:rPr>
              <w:t xml:space="preserve">OUT: </w:t>
            </w:r>
            <w:r w:rsidR="00B21289">
              <w:rPr>
                <w:lang w:val="en-US"/>
              </w:rPr>
              <w:t>The time is added to the elapsed time. This offset is removed when a reset is perfomed.</w:t>
            </w:r>
          </w:p>
        </w:tc>
      </w:tr>
    </w:tbl>
    <w:p w:rsidR="002623F6" w:rsidRPr="002623F6" w:rsidRDefault="002623F6" w:rsidP="002623F6">
      <w:pPr>
        <w:pStyle w:val="NoSpacing"/>
        <w:rPr>
          <w:lang w:val="en-US"/>
        </w:rPr>
      </w:pPr>
    </w:p>
    <w:sectPr w:rsidR="002623F6" w:rsidRPr="002623F6" w:rsidSect="00804B9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23F6" w:rsidRDefault="002623F6" w:rsidP="008A60B8">
      <w:pPr>
        <w:spacing w:before="0" w:after="0" w:line="240" w:lineRule="auto"/>
      </w:pPr>
      <w:r>
        <w:separator/>
      </w:r>
    </w:p>
  </w:endnote>
  <w:endnote w:type="continuationSeparator" w:id="1">
    <w:p w:rsidR="002623F6" w:rsidRDefault="002623F6" w:rsidP="008A60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3F6" w:rsidRDefault="002623F6">
    <w:pPr>
      <w:pStyle w:val="Footer"/>
    </w:pPr>
    <w:r>
      <w:rPr>
        <w:noProof/>
        <w:lang w:eastAsia="zh-TW"/>
      </w:rPr>
      <w:pict>
        <v:rect id="_x0000_s2055" style="position:absolute;margin-left:0;margin-top:0;width:468pt;height:58.3pt;z-index:251659264;mso-width-percent:1000;mso-height-percent:810;mso-position-horizontal:center;mso-position-horizontal-relative:margin;mso-position-vertical:bottom;mso-position-vertical-relative:page;mso-width-percent:1000;mso-height-percent:810;mso-width-relative:margin;mso-height-relative:bottom-margin-area" o:allowincell="f" filled="f" stroked="f">
          <v:textbox inset=",0">
            <w:txbxContent>
              <w:p w:rsidR="002623F6" w:rsidRPr="00D2482D" w:rsidRDefault="002623F6" w:rsidP="00D2482D">
                <w:fldSimple w:instr=" FILENAME  \p  \* MERGEFORMAT ">
                  <w:r>
                    <w:rPr>
                      <w:noProof/>
                    </w:rPr>
                    <w:t>Document1</w:t>
                  </w:r>
                </w:fldSimple>
              </w:p>
            </w:txbxContent>
          </v:textbox>
          <w10:wrap anchorx="margin" anchory="page"/>
        </v:rect>
      </w:pict>
    </w:r>
    <w:r>
      <w:rPr>
        <w:noProof/>
        <w:lang w:eastAsia="zh-TW"/>
      </w:rPr>
      <w:pict>
        <v:group id="_x0000_s2051" style="position:absolute;margin-left:64.45pt;margin-top:787.05pt;width:6pt;height:54.4pt;z-index:251658240;mso-height-percent:780;mso-position-horizontal-relative:page;mso-position-vertical-relative:page;mso-height-percent:780;mso-height-relative:bottom-margin-area" coordorigin="2820,4935" coordsize="120,1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2820;top:4935;width:0;height:1320" o:connectortype="straight" strokecolor="#4f81bd"/>
          <v:shape id="_x0000_s2053" type="#_x0000_t32" style="position:absolute;left:2880;top:4935;width:0;height:1320" o:connectortype="straight" strokecolor="#4f81bd"/>
          <v:shape id="_x0000_s2054" type="#_x0000_t32" style="position:absolute;left:2940;top:4935;width:0;height:1320" o:connectortype="straight" strokecolor="#4f81bd"/>
          <w10:wrap anchorx="margin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23F6" w:rsidRDefault="002623F6" w:rsidP="008A60B8">
      <w:pPr>
        <w:spacing w:before="0" w:after="0" w:line="240" w:lineRule="auto"/>
      </w:pPr>
      <w:r>
        <w:separator/>
      </w:r>
    </w:p>
  </w:footnote>
  <w:footnote w:type="continuationSeparator" w:id="1">
    <w:p w:rsidR="002623F6" w:rsidRDefault="002623F6" w:rsidP="008A60B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23F6" w:rsidRDefault="002623F6">
    <w:pPr>
      <w:pStyle w:val="Header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0.85pt;margin-top:24.3pt;width:453.6pt;height:22.2pt;z-index:251657216;mso-width-percent:1000;mso-position-horizontal-relative:page;mso-position-vertical-relative:page;mso-width-percent:1000;mso-width-relative:margin;v-text-anchor:middle" o:allowincell="f" filled="f" stroked="f">
          <v:textbox style="mso-fit-shape-to-text:t" inset=",0,,0">
            <w:txbxContent>
              <w:p w:rsidR="002623F6" w:rsidRPr="00C203D2" w:rsidRDefault="002623F6" w:rsidP="00C203D2">
                <w:pPr>
                  <w:tabs>
                    <w:tab w:val="right" w:pos="8647"/>
                  </w:tabs>
                  <w:spacing w:after="0" w:line="240" w:lineRule="auto"/>
                </w:pPr>
                <w:r>
                  <w:t>Ontwikkeling van een sequentie bibliotheek</w:t>
                </w:r>
                <w:r w:rsidRPr="00C203D2">
                  <w:tab/>
                </w:r>
                <w:ins w:id="0" w:author="Tonny Lemmens" w:date="2008-01-30T10:56:00Z">
                  <w:r>
                    <w:fldChar w:fldCharType="begin"/>
                  </w:r>
                  <w:r>
                    <w:instrText xml:space="preserve"> TIME \@ "d-MMM-yy" </w:instrText>
                  </w:r>
                </w:ins>
                <w:r>
                  <w:fldChar w:fldCharType="separate"/>
                </w:r>
                <w:r>
                  <w:rPr>
                    <w:noProof/>
                  </w:rPr>
                  <w:t>2-jul-08</w:t>
                </w:r>
                <w:ins w:id="1" w:author="Tonny Lemmens" w:date="2008-01-30T10:56:00Z">
                  <w:r>
                    <w:fldChar w:fldCharType="end"/>
                  </w:r>
                </w:ins>
              </w:p>
            </w:txbxContent>
          </v:textbox>
          <w10:wrap anchorx="margin" anchory="margin"/>
        </v:shape>
      </w:pict>
    </w:r>
    <w:r>
      <w:rPr>
        <w:noProof/>
        <w:lang w:eastAsia="zh-TW"/>
      </w:rPr>
      <w:pict>
        <v:shape id="_x0000_s2049" type="#_x0000_t202" style="position:absolute;margin-left:0;margin-top:24.3pt;width:70.85pt;height:22.2pt;z-index:251656192;mso-width-percent:1000;mso-position-horizontal-relative:page;mso-position-vertical-relative:page;mso-width-percent:1000;mso-width-relative:left-margin-area;v-text-anchor:middle" o:allowincell="f" fillcolor="#4f81bd" stroked="f">
          <v:textbox style="mso-fit-shape-to-text:t" inset=",0,,0">
            <w:txbxContent>
              <w:p w:rsidR="002623F6" w:rsidRPr="00806245" w:rsidRDefault="002623F6">
                <w:pPr>
                  <w:spacing w:after="0" w:line="240" w:lineRule="auto"/>
                  <w:jc w:val="right"/>
                  <w:rPr>
                    <w:color w:val="FFFFFF"/>
                  </w:rPr>
                </w:pPr>
                <w:fldSimple w:instr=" PAGE   \* MERGEFORMAT ">
                  <w:r w:rsidR="00B21289" w:rsidRPr="00B21289">
                    <w:rPr>
                      <w:noProof/>
                      <w:color w:val="FFFFFF"/>
                    </w:rPr>
                    <w:t>2</w:t>
                  </w:r>
                </w:fldSimple>
              </w:p>
            </w:txbxContent>
          </v:textbox>
          <w10:wrap anchorx="page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155E06"/>
    <w:multiLevelType w:val="hybridMultilevel"/>
    <w:tmpl w:val="B1606130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9E269F"/>
    <w:multiLevelType w:val="hybridMultilevel"/>
    <w:tmpl w:val="90CA322A"/>
    <w:lvl w:ilvl="0" w:tplc="0813000F">
      <w:start w:val="1"/>
      <w:numFmt w:val="decimal"/>
      <w:lvlText w:val="%1.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attachedTemplate r:id="rId1"/>
  <w:doNotTrackMoves/>
  <w:defaultTabStop w:val="709"/>
  <w:hyphenationZone w:val="425"/>
  <w:characterSpacingControl w:val="doNotCompress"/>
  <w:hdrShapeDefaults>
    <o:shapedefaults v:ext="edit" spidmax="2058"/>
    <o:shapelayout v:ext="edit">
      <o:idmap v:ext="edit" data="2"/>
      <o:rules v:ext="edit">
        <o:r id="V:Rule4" type="connector" idref="#_x0000_s2052"/>
        <o:r id="V:Rule5" type="connector" idref="#_x0000_s2053"/>
        <o:r id="V:Rule6" type="connector" idref="#_x0000_s2054"/>
      </o:rules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E0BBD"/>
    <w:rsid w:val="0000175E"/>
    <w:rsid w:val="00004EEF"/>
    <w:rsid w:val="0001793C"/>
    <w:rsid w:val="00027F61"/>
    <w:rsid w:val="000E0FEE"/>
    <w:rsid w:val="00110E48"/>
    <w:rsid w:val="001534F5"/>
    <w:rsid w:val="00160FEA"/>
    <w:rsid w:val="001628C2"/>
    <w:rsid w:val="00191464"/>
    <w:rsid w:val="001A467D"/>
    <w:rsid w:val="001E5B14"/>
    <w:rsid w:val="00206F43"/>
    <w:rsid w:val="00223529"/>
    <w:rsid w:val="002623F6"/>
    <w:rsid w:val="002E3F93"/>
    <w:rsid w:val="004774B2"/>
    <w:rsid w:val="004B69A3"/>
    <w:rsid w:val="004B759E"/>
    <w:rsid w:val="004D0F15"/>
    <w:rsid w:val="004F44E9"/>
    <w:rsid w:val="00511B6B"/>
    <w:rsid w:val="00513D63"/>
    <w:rsid w:val="0054653F"/>
    <w:rsid w:val="005E0BBD"/>
    <w:rsid w:val="0067766E"/>
    <w:rsid w:val="006B53C6"/>
    <w:rsid w:val="007000F7"/>
    <w:rsid w:val="0072081B"/>
    <w:rsid w:val="00753A6A"/>
    <w:rsid w:val="00765C0D"/>
    <w:rsid w:val="00782856"/>
    <w:rsid w:val="00784A4F"/>
    <w:rsid w:val="007A1A7A"/>
    <w:rsid w:val="007B3EBE"/>
    <w:rsid w:val="00804B95"/>
    <w:rsid w:val="00806245"/>
    <w:rsid w:val="00872841"/>
    <w:rsid w:val="008A60B8"/>
    <w:rsid w:val="008A7E75"/>
    <w:rsid w:val="00922810"/>
    <w:rsid w:val="009A423D"/>
    <w:rsid w:val="009A6C1F"/>
    <w:rsid w:val="009F7361"/>
    <w:rsid w:val="00A10B1F"/>
    <w:rsid w:val="00A62DB8"/>
    <w:rsid w:val="00A65F21"/>
    <w:rsid w:val="00AC23F4"/>
    <w:rsid w:val="00AF5FC1"/>
    <w:rsid w:val="00B03050"/>
    <w:rsid w:val="00B21289"/>
    <w:rsid w:val="00B327EC"/>
    <w:rsid w:val="00B542C8"/>
    <w:rsid w:val="00B80D4F"/>
    <w:rsid w:val="00B86AA4"/>
    <w:rsid w:val="00C203D2"/>
    <w:rsid w:val="00C20927"/>
    <w:rsid w:val="00C673FE"/>
    <w:rsid w:val="00D2482D"/>
    <w:rsid w:val="00D24A45"/>
    <w:rsid w:val="00DB221B"/>
    <w:rsid w:val="00DC0AFE"/>
    <w:rsid w:val="00DC17B6"/>
    <w:rsid w:val="00E2137F"/>
    <w:rsid w:val="00E42983"/>
    <w:rsid w:val="00E8402C"/>
    <w:rsid w:val="00EB6340"/>
    <w:rsid w:val="00F741C8"/>
    <w:rsid w:val="00F85096"/>
    <w:rsid w:val="00FD4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0B8"/>
    <w:pPr>
      <w:spacing w:before="200" w:after="200" w:line="276" w:lineRule="auto"/>
    </w:pPr>
    <w:rPr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3F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olor w:val="FFFFFF"/>
      <w:spacing w:val="15"/>
      <w:sz w:val="22"/>
      <w:szCs w:val="2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B8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B8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60B8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B8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B8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B8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B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B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F6"/>
    <w:rPr>
      <w:b/>
      <w:bCs/>
      <w:color w:val="FFFFFF"/>
      <w:spacing w:val="15"/>
      <w:sz w:val="22"/>
      <w:szCs w:val="22"/>
      <w:shd w:val="clear" w:color="auto" w:fill="4F81BD"/>
      <w:lang w:val="en-US" w:eastAsia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A60B8"/>
    <w:rPr>
      <w:caps/>
      <w:spacing w:val="15"/>
      <w:shd w:val="clear" w:color="auto" w:fill="DBE5F1"/>
    </w:rPr>
  </w:style>
  <w:style w:type="character" w:customStyle="1" w:styleId="Heading3Char">
    <w:name w:val="Heading 3 Char"/>
    <w:basedOn w:val="DefaultParagraphFont"/>
    <w:link w:val="Heading3"/>
    <w:uiPriority w:val="9"/>
    <w:rsid w:val="008A60B8"/>
    <w:rPr>
      <w:caps/>
      <w:color w:val="243F60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8A60B8"/>
    <w:rPr>
      <w:caps/>
      <w:color w:val="365F91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B8"/>
    <w:rPr>
      <w:caps/>
      <w:color w:val="365F91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B8"/>
    <w:rPr>
      <w:caps/>
      <w:color w:val="365F91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B8"/>
    <w:rPr>
      <w:caps/>
      <w:color w:val="365F91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B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B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60B8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A60B8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60B8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B8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60B8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8A60B8"/>
    <w:rPr>
      <w:b/>
      <w:bCs/>
    </w:rPr>
  </w:style>
  <w:style w:type="character" w:styleId="Emphasis">
    <w:name w:val="Emphasis"/>
    <w:uiPriority w:val="20"/>
    <w:qFormat/>
    <w:rsid w:val="008A60B8"/>
    <w:rPr>
      <w:caps/>
      <w:color w:val="243F60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A60B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A60B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A60B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A60B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A60B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B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B8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8A60B8"/>
    <w:rPr>
      <w:i/>
      <w:iCs/>
      <w:color w:val="243F60"/>
    </w:rPr>
  </w:style>
  <w:style w:type="character" w:styleId="IntenseEmphasis">
    <w:name w:val="Intense Emphasis"/>
    <w:uiPriority w:val="21"/>
    <w:qFormat/>
    <w:rsid w:val="008A60B8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8A60B8"/>
    <w:rPr>
      <w:b/>
      <w:bCs/>
      <w:color w:val="4F81BD"/>
    </w:rPr>
  </w:style>
  <w:style w:type="character" w:styleId="IntenseReference">
    <w:name w:val="Intense Reference"/>
    <w:uiPriority w:val="32"/>
    <w:qFormat/>
    <w:rsid w:val="008A60B8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8A60B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60B8"/>
    <w:pPr>
      <w:outlineLvl w:val="9"/>
    </w:pPr>
  </w:style>
  <w:style w:type="table" w:styleId="TableGrid">
    <w:name w:val="Table Grid"/>
    <w:basedOn w:val="TableNormal"/>
    <w:uiPriority w:val="59"/>
    <w:rsid w:val="005465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54653F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54653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List-Accent11">
    <w:name w:val="Light List - Accent 11"/>
    <w:basedOn w:val="TableNormal"/>
    <w:uiPriority w:val="61"/>
    <w:rsid w:val="0054653F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54653F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cimalAligned">
    <w:name w:val="Decimal Aligned"/>
    <w:basedOn w:val="Normal"/>
    <w:uiPriority w:val="40"/>
    <w:rsid w:val="004F44E9"/>
    <w:pPr>
      <w:tabs>
        <w:tab w:val="decimal" w:pos="360"/>
      </w:tabs>
      <w:spacing w:before="0"/>
    </w:pPr>
    <w:rPr>
      <w:sz w:val="22"/>
      <w:szCs w:val="22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4F44E9"/>
    <w:pPr>
      <w:spacing w:before="0" w:after="0" w:line="240" w:lineRule="auto"/>
    </w:pPr>
    <w:rPr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4E9"/>
    <w:rPr>
      <w:sz w:val="20"/>
      <w:szCs w:val="20"/>
      <w:lang w:bidi="ar-SA"/>
    </w:rPr>
  </w:style>
  <w:style w:type="table" w:styleId="MediumShading2-Accent5">
    <w:name w:val="Medium Shading 2 Accent 5"/>
    <w:basedOn w:val="TableNormal"/>
    <w:uiPriority w:val="64"/>
    <w:rsid w:val="004F44E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5B14"/>
    <w:rPr>
      <w:rFonts w:ascii="Cambria" w:hAnsi="Cambria"/>
      <w:color w:val="000000"/>
      <w:sz w:val="22"/>
      <w:szCs w:val="22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027F61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8A60B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0B8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8A60B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0B8"/>
    <w:rPr>
      <w:sz w:val="20"/>
      <w:szCs w:val="20"/>
    </w:rPr>
  </w:style>
  <w:style w:type="paragraph" w:customStyle="1" w:styleId="Tabletext">
    <w:name w:val="Table text"/>
    <w:basedOn w:val="Normal"/>
    <w:link w:val="TabletextChar"/>
    <w:rsid w:val="008A60B8"/>
  </w:style>
  <w:style w:type="paragraph" w:styleId="BalloonText">
    <w:name w:val="Balloon Text"/>
    <w:basedOn w:val="Normal"/>
    <w:link w:val="BalloonTextChar"/>
    <w:uiPriority w:val="99"/>
    <w:semiHidden/>
    <w:unhideWhenUsed/>
    <w:rsid w:val="0080624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abletextChar">
    <w:name w:val="Table text Char"/>
    <w:basedOn w:val="DefaultParagraphFont"/>
    <w:link w:val="Tabletext"/>
    <w:rsid w:val="008A60B8"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45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edesfs1\sibdes\OnderHd\Elektrische%20dienst\Private\Automation\Template%20Automation%20documentati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Automation documentatie.dot</Template>
  <TotalTime>641</TotalTime>
  <Pages>2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MHL – Metaaldetectie op transportband</vt:lpstr>
    </vt:vector>
  </TitlesOfParts>
  <Company/>
  <LinksUpToDate>false</LinksUpToDate>
  <CharactersWithSpaces>2310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MHL – Metaaldetectie op transportband</dc:title>
  <dc:creator>Tonny Lemmens</dc:creator>
  <cp:lastModifiedBy>Tonny Lemmens</cp:lastModifiedBy>
  <cp:revision>4</cp:revision>
  <dcterms:created xsi:type="dcterms:W3CDTF">2008-07-01T20:18:00Z</dcterms:created>
  <dcterms:modified xsi:type="dcterms:W3CDTF">2008-07-02T20:18:00Z</dcterms:modified>
</cp:coreProperties>
</file>