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3C6" w:rsidRPr="009F73E4" w:rsidRDefault="00072B41" w:rsidP="006B53C6">
      <w:pPr>
        <w:pStyle w:val="Title"/>
        <w:rPr>
          <w:lang w:val="en-US"/>
        </w:rPr>
      </w:pPr>
      <w:r w:rsidRPr="009F73E4">
        <w:rPr>
          <w:lang w:val="en-US"/>
        </w:rPr>
        <w:t>Group start library</w:t>
      </w:r>
    </w:p>
    <w:p w:rsidR="006B53C6" w:rsidRPr="009F73E4" w:rsidRDefault="006B53C6" w:rsidP="006B53C6">
      <w:pPr>
        <w:pStyle w:val="Heading1"/>
        <w:rPr>
          <w:lang w:val="en-US"/>
        </w:rPr>
      </w:pPr>
      <w:r w:rsidRPr="009F73E4">
        <w:rPr>
          <w:lang w:val="en-US"/>
        </w:rPr>
        <w:t>Omschrijving</w:t>
      </w:r>
    </w:p>
    <w:p w:rsidR="00B327EC" w:rsidRDefault="009F73E4" w:rsidP="009F73E4">
      <w:r w:rsidRPr="009F73E4">
        <w:t xml:space="preserve">De </w:t>
      </w:r>
      <w:r w:rsidRPr="009F73E4">
        <w:rPr>
          <w:i/>
        </w:rPr>
        <w:t>GroupStart library</w:t>
      </w:r>
      <w:r w:rsidRPr="009F73E4">
        <w:t xml:space="preserve"> bevat control module types voor het superviseren van de sequentiele opstart van </w:t>
      </w:r>
      <w:r>
        <w:t xml:space="preserve">process objecten, dus om procedures te maken voor het starten en het stoppen van processen. De </w:t>
      </w:r>
      <w:r w:rsidRPr="009F73E4">
        <w:rPr>
          <w:i/>
        </w:rPr>
        <w:t>GroupStart library</w:t>
      </w:r>
      <w:r>
        <w:t xml:space="preserve"> is gebasseerd op het concept van </w:t>
      </w:r>
      <w:r w:rsidR="00427437">
        <w:rPr>
          <w:i/>
        </w:rPr>
        <w:t>Control modules</w:t>
      </w:r>
      <w:r w:rsidR="00427437">
        <w:t xml:space="preserve"> wat het mogelijk maakt om start stop procedures voor machine applicaties te maken.</w:t>
      </w:r>
    </w:p>
    <w:p w:rsidR="00427437" w:rsidRDefault="00427437" w:rsidP="009F73E4">
      <w:r w:rsidRPr="00427437">
        <w:t xml:space="preserve">De </w:t>
      </w:r>
      <w:r w:rsidRPr="00427437">
        <w:rPr>
          <w:i/>
        </w:rPr>
        <w:t>Process Object Extended, Process Object INSUM</w:t>
      </w:r>
      <w:r w:rsidRPr="00427437">
        <w:t xml:space="preserve"> en de </w:t>
      </w:r>
      <w:r w:rsidRPr="00427437">
        <w:rPr>
          <w:i/>
        </w:rPr>
        <w:t>Process Object Drive</w:t>
      </w:r>
      <w:r w:rsidRPr="00427437">
        <w:t xml:space="preserve"> bibliotheken ondersteunen de </w:t>
      </w:r>
      <w:r>
        <w:rPr>
          <w:i/>
        </w:rPr>
        <w:t>Group Start</w:t>
      </w:r>
      <w:r>
        <w:t xml:space="preserve"> functionaliteit. Door gebruik te maken van de </w:t>
      </w:r>
      <w:r>
        <w:rPr>
          <w:i/>
        </w:rPr>
        <w:t>GroupStartObjConn</w:t>
      </w:r>
      <w:r>
        <w:t xml:space="preserve"> control module type is het mogelijk om andere objecten te maken die kunnen connecteren naar een </w:t>
      </w:r>
      <w:r>
        <w:rPr>
          <w:i/>
        </w:rPr>
        <w:t>GroupStart</w:t>
      </w:r>
      <w:r>
        <w:t>.</w:t>
      </w:r>
    </w:p>
    <w:p w:rsidR="00427437" w:rsidRDefault="00427437" w:rsidP="009F73E4">
      <w:r>
        <w:t xml:space="preserve">De </w:t>
      </w:r>
      <w:r>
        <w:rPr>
          <w:i/>
        </w:rPr>
        <w:t>Sequence Start Library</w:t>
      </w:r>
      <w:r>
        <w:t xml:space="preserve"> wordt ook gebruikt voor het synchroon starten en stoppen van processen, maar is bedoeld voor het gebruik met SFC (</w:t>
      </w:r>
      <w:r>
        <w:rPr>
          <w:i/>
        </w:rPr>
        <w:t>Sequential Function Chart</w:t>
      </w:r>
      <w:r>
        <w:t xml:space="preserve">). De </w:t>
      </w:r>
      <w:r>
        <w:rPr>
          <w:i/>
        </w:rPr>
        <w:t>Sequence Start Library</w:t>
      </w:r>
      <w:r>
        <w:t xml:space="preserve"> is meer geschikt voor het starten van fabrieken en processen.</w:t>
      </w:r>
      <w:r w:rsidR="00C5292B">
        <w:t xml:space="preserve"> De Group Start en de Sequence Start bibliotheken mogen samen gebruikt worden. Bijvoorbeeld kan de Sequence Start gebruikt worden voor het starten van onderliggende Group Start objecten.</w:t>
      </w:r>
    </w:p>
    <w:p w:rsidR="00C5292B" w:rsidRDefault="00C5292B" w:rsidP="00C5292B">
      <w:pPr>
        <w:pStyle w:val="Heading1"/>
      </w:pPr>
      <w:r>
        <w:t>Conclusie</w:t>
      </w:r>
    </w:p>
    <w:p w:rsidR="00C5292B" w:rsidRDefault="00C5292B" w:rsidP="00C5292B">
      <w:r>
        <w:t>Sequence Start Library gebruiken voor starten van fabriek en processen.</w:t>
      </w:r>
    </w:p>
    <w:p w:rsidR="00C5292B" w:rsidRPr="00C5292B" w:rsidRDefault="00C5292B" w:rsidP="00C5292B">
      <w:r>
        <w:t>Group Start Library gebruiken voor het starten van machines.</w:t>
      </w:r>
    </w:p>
    <w:p w:rsidR="00A62DB8" w:rsidRPr="00427437" w:rsidRDefault="00A62DB8" w:rsidP="00B327EC">
      <w:pPr>
        <w:pStyle w:val="NoSpacing"/>
      </w:pPr>
    </w:p>
    <w:sectPr w:rsidR="00A62DB8" w:rsidRPr="00427437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7437" w:rsidRDefault="00427437" w:rsidP="008A60B8">
      <w:pPr>
        <w:spacing w:before="0" w:after="0" w:line="240" w:lineRule="auto"/>
      </w:pPr>
      <w:r>
        <w:separator/>
      </w:r>
    </w:p>
  </w:endnote>
  <w:endnote w:type="continuationSeparator" w:id="1">
    <w:p w:rsidR="00427437" w:rsidRDefault="00427437" w:rsidP="008A60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7437" w:rsidRDefault="00427437">
    <w:pPr>
      <w:pStyle w:val="Footer"/>
    </w:pPr>
    <w:r w:rsidRPr="001266F5">
      <w:rPr>
        <w:noProof/>
        <w:lang w:eastAsia="zh-TW"/>
      </w:rPr>
      <w:pict>
        <v:rect id="_x0000_s2055" style="position:absolute;margin-left:0;margin-top:0;width:468pt;height:58.3pt;z-index:25165926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o:allowincell="f" filled="f" stroked="f">
          <v:textbox inset=",0">
            <w:txbxContent>
              <w:p w:rsidR="00427437" w:rsidRPr="00D2482D" w:rsidRDefault="00427437" w:rsidP="00D2482D">
                <w:fldSimple w:instr=" FILENAME  \p  \* MERGEFORMAT ">
                  <w:r>
                    <w:rPr>
                      <w:noProof/>
                    </w:rPr>
                    <w:t>\\Bedesfs1\sibdes\OnderHd\Elektrische dienst\Private\Automation\ABB automation Algemeen\Programming\Algemeen\Group start library.docx</w:t>
                  </w:r>
                </w:fldSimple>
              </w:p>
            </w:txbxContent>
          </v:textbox>
          <w10:wrap anchorx="margin" anchory="page"/>
        </v:rect>
      </w:pict>
    </w:r>
    <w:r w:rsidRPr="001266F5">
      <w:rPr>
        <w:noProof/>
        <w:lang w:eastAsia="zh-TW"/>
      </w:rPr>
      <w:pict>
        <v:group id="_x0000_s2051" style="position:absolute;margin-left:64.45pt;margin-top:787.05pt;width:6pt;height:54.4pt;z-index:251658240;mso-height-percent:780;mso-position-horizontal-relative:page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2820;top:4935;width:0;height:1320" o:connectortype="straight" strokecolor="#4f81bd"/>
          <v:shape id="_x0000_s2053" type="#_x0000_t32" style="position:absolute;left:2880;top:4935;width:0;height:1320" o:connectortype="straight" strokecolor="#4f81bd"/>
          <v:shape id="_x0000_s2054" type="#_x0000_t32" style="position:absolute;left:2940;top:4935;width:0;height:1320" o:connectortype="straight" strokecolor="#4f81bd"/>
          <w10:wrap anchorx="margin" anchory="page"/>
        </v:group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7437" w:rsidRDefault="00427437" w:rsidP="008A60B8">
      <w:pPr>
        <w:spacing w:before="0" w:after="0" w:line="240" w:lineRule="auto"/>
      </w:pPr>
      <w:r>
        <w:separator/>
      </w:r>
    </w:p>
  </w:footnote>
  <w:footnote w:type="continuationSeparator" w:id="1">
    <w:p w:rsidR="00427437" w:rsidRDefault="00427437" w:rsidP="008A60B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27437" w:rsidRDefault="00427437">
    <w:pPr>
      <w:pStyle w:val="Header"/>
    </w:pPr>
    <w:r w:rsidRPr="001266F5"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0.85pt;margin-top:24.3pt;width:453.6pt;height:22.2pt;z-index:251657216;mso-width-percent:1000;mso-position-horizontal-relative:page;mso-position-vertical-relative:page;mso-width-percent:1000;mso-width-relative:margin;v-text-anchor:middle" o:allowincell="f" filled="f" stroked="f">
          <v:textbox style="mso-fit-shape-to-text:t" inset=",0,,0">
            <w:txbxContent>
              <w:p w:rsidR="00427437" w:rsidRPr="00C203D2" w:rsidRDefault="00427437" w:rsidP="00C203D2">
                <w:pPr>
                  <w:tabs>
                    <w:tab w:val="right" w:pos="8647"/>
                  </w:tabs>
                  <w:spacing w:after="0" w:line="240" w:lineRule="auto"/>
                </w:pPr>
                <w:r>
                  <w:t>Group start library</w:t>
                </w:r>
                <w:r w:rsidRPr="00C203D2">
                  <w:tab/>
                </w:r>
                <w:ins w:id="0" w:author="Tonny Lemmens" w:date="2008-01-30T10:56:00Z">
                  <w:r>
                    <w:fldChar w:fldCharType="begin"/>
                  </w:r>
                  <w:r>
                    <w:instrText xml:space="preserve"> TIME \@ "d-MMM-yy" </w:instrText>
                  </w:r>
                </w:ins>
                <w:r>
                  <w:fldChar w:fldCharType="separate"/>
                </w:r>
                <w:r>
                  <w:rPr>
                    <w:noProof/>
                  </w:rPr>
                  <w:t>25-feb-08</w:t>
                </w:r>
                <w:ins w:id="1" w:author="Tonny Lemmens" w:date="2008-01-30T10:56:00Z">
                  <w:r>
                    <w:fldChar w:fldCharType="end"/>
                  </w:r>
                </w:ins>
              </w:p>
            </w:txbxContent>
          </v:textbox>
          <w10:wrap anchorx="margin" anchory="margin"/>
        </v:shape>
      </w:pict>
    </w:r>
    <w:r w:rsidRPr="001266F5">
      <w:rPr>
        <w:noProof/>
        <w:lang w:eastAsia="zh-TW"/>
      </w:rPr>
      <w:pict>
        <v:shape id="_x0000_s2049" type="#_x0000_t202" style="position:absolute;margin-left:0;margin-top:24.3pt;width:70.85pt;height:22.2pt;z-index:251656192;mso-width-percent:1000;mso-position-horizontal-relative:page;mso-position-vertical-relative:page;mso-width-percent:1000;mso-width-relative:left-margin-area;v-text-anchor:middle" o:allowincell="f" fillcolor="#4f81bd" stroked="f">
          <v:textbox style="mso-fit-shape-to-text:t" inset=",0,,0">
            <w:txbxContent>
              <w:p w:rsidR="00427437" w:rsidRPr="00806245" w:rsidRDefault="00427437">
                <w:pPr>
                  <w:spacing w:after="0" w:line="240" w:lineRule="auto"/>
                  <w:jc w:val="right"/>
                  <w:rPr>
                    <w:color w:val="FFFFFF"/>
                  </w:rPr>
                </w:pPr>
                <w:fldSimple w:instr=" PAGE   \* MERGEFORMAT ">
                  <w:r w:rsidR="00C5292B" w:rsidRPr="00C5292B">
                    <w:rPr>
                      <w:noProof/>
                      <w:color w:val="FFFFFF"/>
                    </w:rPr>
                    <w:t>1</w:t>
                  </w:r>
                </w:fldSimple>
              </w:p>
            </w:txbxContent>
          </v:textbox>
          <w10:wrap anchorx="page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attachedTemplate r:id="rId1"/>
  <w:defaultTabStop w:val="709"/>
  <w:hyphenationZone w:val="425"/>
  <w:characterSpacingControl w:val="doNotCompress"/>
  <w:hdrShapeDefaults>
    <o:shapedefaults v:ext="edit" spidmax="3074"/>
    <o:shapelayout v:ext="edit">
      <o:idmap v:ext="edit" data="2"/>
      <o:rules v:ext="edit">
        <o:r id="V:Rule1" type="connector" idref="#_x0000_s2052"/>
        <o:r id="V:Rule2" type="connector" idref="#_x0000_s2054"/>
        <o:r id="V:Rule3" type="connector" idref="#_x0000_s205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F73E4"/>
    <w:rsid w:val="0000175E"/>
    <w:rsid w:val="00004EEF"/>
    <w:rsid w:val="0001793C"/>
    <w:rsid w:val="00027F61"/>
    <w:rsid w:val="00072B41"/>
    <w:rsid w:val="000E0FEE"/>
    <w:rsid w:val="00110E48"/>
    <w:rsid w:val="001534F5"/>
    <w:rsid w:val="001628C2"/>
    <w:rsid w:val="00191464"/>
    <w:rsid w:val="001A467D"/>
    <w:rsid w:val="001E5B14"/>
    <w:rsid w:val="00206F43"/>
    <w:rsid w:val="00223529"/>
    <w:rsid w:val="002E3F93"/>
    <w:rsid w:val="00427437"/>
    <w:rsid w:val="004774B2"/>
    <w:rsid w:val="004B69A3"/>
    <w:rsid w:val="004D0F15"/>
    <w:rsid w:val="004F44E9"/>
    <w:rsid w:val="00511B6B"/>
    <w:rsid w:val="00513D63"/>
    <w:rsid w:val="0054653F"/>
    <w:rsid w:val="0067766E"/>
    <w:rsid w:val="006B53C6"/>
    <w:rsid w:val="007000F7"/>
    <w:rsid w:val="00753A6A"/>
    <w:rsid w:val="00765C0D"/>
    <w:rsid w:val="00782856"/>
    <w:rsid w:val="00784A4F"/>
    <w:rsid w:val="007A1A7A"/>
    <w:rsid w:val="007B3EBE"/>
    <w:rsid w:val="00806245"/>
    <w:rsid w:val="00872841"/>
    <w:rsid w:val="008A60B8"/>
    <w:rsid w:val="008A7E75"/>
    <w:rsid w:val="00922810"/>
    <w:rsid w:val="009A423D"/>
    <w:rsid w:val="009F73E4"/>
    <w:rsid w:val="00A10B1F"/>
    <w:rsid w:val="00A62DB8"/>
    <w:rsid w:val="00A65F21"/>
    <w:rsid w:val="00AC23F4"/>
    <w:rsid w:val="00AF5FC1"/>
    <w:rsid w:val="00B03050"/>
    <w:rsid w:val="00B327EC"/>
    <w:rsid w:val="00B542C8"/>
    <w:rsid w:val="00B80D4F"/>
    <w:rsid w:val="00B86AA4"/>
    <w:rsid w:val="00C203D2"/>
    <w:rsid w:val="00C20927"/>
    <w:rsid w:val="00C5292B"/>
    <w:rsid w:val="00D2482D"/>
    <w:rsid w:val="00D24A45"/>
    <w:rsid w:val="00DB221B"/>
    <w:rsid w:val="00DC0AFE"/>
    <w:rsid w:val="00DC17B6"/>
    <w:rsid w:val="00E2137F"/>
    <w:rsid w:val="00E42983"/>
    <w:rsid w:val="00E8402C"/>
    <w:rsid w:val="00F741C8"/>
    <w:rsid w:val="00F85096"/>
    <w:rsid w:val="00FD43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nl-BE" w:eastAsia="nl-B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0B8"/>
    <w:pPr>
      <w:spacing w:before="200" w:after="200" w:line="276" w:lineRule="auto"/>
    </w:pPr>
    <w:rPr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B8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8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B8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B8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B8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B8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B8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B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B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0B8"/>
    <w:rPr>
      <w:b/>
      <w:bCs/>
      <w:caps/>
      <w:color w:val="FFFFFF"/>
      <w:spacing w:val="15"/>
      <w:shd w:val="clear" w:color="auto" w:fill="4F81BD"/>
    </w:rPr>
  </w:style>
  <w:style w:type="character" w:customStyle="1" w:styleId="Heading2Char">
    <w:name w:val="Heading 2 Char"/>
    <w:basedOn w:val="DefaultParagraphFont"/>
    <w:link w:val="Heading2"/>
    <w:uiPriority w:val="9"/>
    <w:rsid w:val="008A60B8"/>
    <w:rPr>
      <w:caps/>
      <w:spacing w:val="15"/>
      <w:shd w:val="clear" w:color="auto" w:fill="DBE5F1"/>
    </w:rPr>
  </w:style>
  <w:style w:type="character" w:customStyle="1" w:styleId="Heading3Char">
    <w:name w:val="Heading 3 Char"/>
    <w:basedOn w:val="DefaultParagraphFont"/>
    <w:link w:val="Heading3"/>
    <w:uiPriority w:val="9"/>
    <w:rsid w:val="008A60B8"/>
    <w:rPr>
      <w:caps/>
      <w:color w:val="243F60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0B8"/>
    <w:rPr>
      <w:caps/>
      <w:color w:val="365F91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0B8"/>
    <w:rPr>
      <w:caps/>
      <w:color w:val="365F91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0B8"/>
    <w:rPr>
      <w:caps/>
      <w:color w:val="365F91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0B8"/>
    <w:rPr>
      <w:caps/>
      <w:color w:val="365F91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0B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0B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60B8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A60B8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A60B8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B8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60B8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8A60B8"/>
    <w:rPr>
      <w:b/>
      <w:bCs/>
    </w:rPr>
  </w:style>
  <w:style w:type="character" w:styleId="Emphasis">
    <w:name w:val="Emphasis"/>
    <w:uiPriority w:val="20"/>
    <w:qFormat/>
    <w:rsid w:val="008A60B8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A60B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A60B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A60B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A60B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A60B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B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0B8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8A60B8"/>
    <w:rPr>
      <w:i/>
      <w:iCs/>
      <w:color w:val="243F60"/>
    </w:rPr>
  </w:style>
  <w:style w:type="character" w:styleId="IntenseEmphasis">
    <w:name w:val="Intense Emphasis"/>
    <w:uiPriority w:val="21"/>
    <w:qFormat/>
    <w:rsid w:val="008A60B8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8A60B8"/>
    <w:rPr>
      <w:b/>
      <w:bCs/>
      <w:color w:val="4F81BD"/>
    </w:rPr>
  </w:style>
  <w:style w:type="character" w:styleId="IntenseReference">
    <w:name w:val="Intense Reference"/>
    <w:uiPriority w:val="32"/>
    <w:qFormat/>
    <w:rsid w:val="008A60B8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8A60B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60B8"/>
    <w:pPr>
      <w:outlineLvl w:val="9"/>
    </w:pPr>
  </w:style>
  <w:style w:type="table" w:styleId="TableGrid">
    <w:name w:val="Table Grid"/>
    <w:basedOn w:val="TableNormal"/>
    <w:uiPriority w:val="59"/>
    <w:rsid w:val="0054653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54653F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54653F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List-Accent11">
    <w:name w:val="Light List - Accent 11"/>
    <w:basedOn w:val="TableNormal"/>
    <w:uiPriority w:val="61"/>
    <w:rsid w:val="0054653F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54653F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cimalAligned">
    <w:name w:val="Decimal Aligned"/>
    <w:basedOn w:val="Normal"/>
    <w:uiPriority w:val="40"/>
    <w:rsid w:val="004F44E9"/>
    <w:pPr>
      <w:tabs>
        <w:tab w:val="decimal" w:pos="360"/>
      </w:tabs>
      <w:spacing w:before="0"/>
    </w:pPr>
    <w:rPr>
      <w:sz w:val="22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4F44E9"/>
    <w:pPr>
      <w:spacing w:before="0" w:after="0" w:line="240" w:lineRule="auto"/>
    </w:pPr>
    <w:rPr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4E9"/>
    <w:rPr>
      <w:sz w:val="20"/>
      <w:szCs w:val="20"/>
      <w:lang w:bidi="ar-SA"/>
    </w:rPr>
  </w:style>
  <w:style w:type="table" w:styleId="MediumShading2-Accent5">
    <w:name w:val="Medium Shading 2 Accent 5"/>
    <w:basedOn w:val="TableNormal"/>
    <w:uiPriority w:val="64"/>
    <w:rsid w:val="004F44E9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5B14"/>
    <w:rPr>
      <w:rFonts w:ascii="Cambria" w:hAnsi="Cambria"/>
      <w:color w:val="000000"/>
      <w:sz w:val="22"/>
      <w:szCs w:val="22"/>
      <w:lang w:val="en-US" w:eastAsia="en-US" w:bidi="en-US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027F61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0B8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0B8"/>
    <w:rPr>
      <w:sz w:val="20"/>
      <w:szCs w:val="20"/>
    </w:rPr>
  </w:style>
  <w:style w:type="paragraph" w:customStyle="1" w:styleId="Tabletext">
    <w:name w:val="Table text"/>
    <w:basedOn w:val="Normal"/>
    <w:link w:val="TabletextChar"/>
    <w:rsid w:val="008A60B8"/>
  </w:style>
  <w:style w:type="paragraph" w:styleId="BalloonText">
    <w:name w:val="Balloon Text"/>
    <w:basedOn w:val="Normal"/>
    <w:link w:val="BalloonTextChar"/>
    <w:uiPriority w:val="99"/>
    <w:semiHidden/>
    <w:unhideWhenUsed/>
    <w:rsid w:val="008062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abletextChar">
    <w:name w:val="Table text Char"/>
    <w:basedOn w:val="DefaultParagraphFont"/>
    <w:link w:val="Tabletext"/>
    <w:rsid w:val="008A60B8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45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Bedesfs1\sibdes\OnderHd\Elektrische%20dienst\Private\Automation\Template%20Automation%20documentati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Automation documentatie.dot</Template>
  <TotalTime>27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MHL – Metaaldetectie op transportband</vt:lpstr>
    </vt:vector>
  </TitlesOfParts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MHL – Metaaldetectie op transportband</dc:title>
  <dc:creator>Tonny Lemmens</dc:creator>
  <cp:lastModifiedBy>Tonny Lemmens</cp:lastModifiedBy>
  <cp:revision>2</cp:revision>
  <dcterms:created xsi:type="dcterms:W3CDTF">2008-02-25T20:22:00Z</dcterms:created>
  <dcterms:modified xsi:type="dcterms:W3CDTF">2008-02-25T20:49:00Z</dcterms:modified>
</cp:coreProperties>
</file>