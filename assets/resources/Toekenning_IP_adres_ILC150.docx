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3C6" w:rsidRDefault="00DE28FD" w:rsidP="006B53C6">
      <w:pPr>
        <w:pStyle w:val="Title"/>
      </w:pPr>
      <w:bookmarkStart w:id="0" w:name="_GoBack"/>
      <w:r>
        <w:t>Toekenning IP-adres ILC150</w:t>
      </w:r>
    </w:p>
    <w:bookmarkEnd w:id="0"/>
    <w:p w:rsidR="006B53C6" w:rsidRDefault="006B53C6" w:rsidP="006B53C6">
      <w:pPr>
        <w:pStyle w:val="Heading1"/>
      </w:pPr>
      <w:r>
        <w:t>Omschrijving</w:t>
      </w:r>
    </w:p>
    <w:p w:rsidR="00E42983" w:rsidRPr="006B53C6" w:rsidRDefault="00DE28FD" w:rsidP="002E3F93">
      <w:pPr>
        <w:pStyle w:val="NoSpacing"/>
      </w:pPr>
      <w:r>
        <w:t>Hoe een IP adres toekennen aan een Phoenix Contact ILC150</w:t>
      </w:r>
    </w:p>
    <w:p w:rsidR="00FD43B0" w:rsidRDefault="00DE28FD" w:rsidP="008A60B8">
      <w:pPr>
        <w:pStyle w:val="Heading1"/>
      </w:pPr>
      <w:r>
        <w:t>Procedure</w:t>
      </w:r>
      <w:r w:rsidR="00FD43B0" w:rsidRPr="006B53C6">
        <w:t xml:space="preserve"> </w:t>
      </w:r>
    </w:p>
    <w:p w:rsidR="00DE28FD" w:rsidRDefault="00DE28FD" w:rsidP="00375B15">
      <w:r>
        <w:t>Een IP adres toekennen kan via de BootP server die PC Worx zit.</w:t>
      </w:r>
    </w:p>
    <w:p w:rsidR="00DE28FD" w:rsidRDefault="00DE28FD" w:rsidP="00375B15">
      <w:r>
        <w:t>BootP Server aanzetten: Klik Extras – BootP/SNMP/TFTP-configuration</w:t>
      </w:r>
      <w:r w:rsidR="00436ACB">
        <w:t>.</w:t>
      </w:r>
      <w:r w:rsidR="00126442">
        <w:t xml:space="preserve"> OPGELET. Bij het sluiten van de dialoogbox, wordt bootp server disabled.</w:t>
      </w:r>
    </w:p>
    <w:p w:rsidR="00126442" w:rsidRDefault="00126442" w:rsidP="00375B15"/>
    <w:p w:rsidR="00436ACB" w:rsidRDefault="00436ACB" w:rsidP="00375B15">
      <w:r>
        <w:t>Schakel over naar “Bus configuration”: Klik View – Bus Configuration.</w:t>
      </w:r>
    </w:p>
    <w:p w:rsidR="00436ACB" w:rsidRDefault="00436ACB" w:rsidP="00375B15">
      <w:r>
        <w:t>Klik op de project naam.</w:t>
      </w:r>
    </w:p>
    <w:p w:rsidR="00436ACB" w:rsidRDefault="00126442" w:rsidP="00375B1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97.75pt">
            <v:imagedata r:id="rId6" o:title=""/>
          </v:shape>
        </w:pict>
      </w:r>
    </w:p>
    <w:p w:rsidR="00375B15" w:rsidRPr="00375B15" w:rsidRDefault="00375B15" w:rsidP="00375B15">
      <w:pPr>
        <w:rPr>
          <w:i/>
        </w:rPr>
      </w:pPr>
      <w:r>
        <w:t xml:space="preserve">Klik op PLC: </w:t>
      </w:r>
      <w:r>
        <w:rPr>
          <w:i/>
        </w:rPr>
        <w:t>ILC 150 GSM/GPRS</w:t>
      </w:r>
    </w:p>
    <w:p w:rsidR="00436ACB" w:rsidRDefault="00436ACB" w:rsidP="00375B15">
      <w:r>
        <w:t>Vul de range van IP-adressen in, subnet mask en default</w:t>
      </w:r>
      <w:r w:rsidR="00375B15">
        <w:t xml:space="preserve"> gateway.</w:t>
      </w:r>
    </w:p>
    <w:p w:rsidR="00375B15" w:rsidRDefault="00DE0364" w:rsidP="00375B15">
      <w:r>
        <w:t>Vul voor de controller de juiste settings in MAC adres niet vergeten</w:t>
      </w:r>
    </w:p>
    <w:p w:rsidR="00DE0364" w:rsidRDefault="00126442" w:rsidP="00375B15">
      <w:r>
        <w:lastRenderedPageBreak/>
        <w:pict>
          <v:shape id="_x0000_i1026" type="#_x0000_t75" style="width:453pt;height:179.25pt">
            <v:imagedata r:id="rId7" o:title=""/>
          </v:shape>
        </w:pict>
      </w:r>
    </w:p>
    <w:p w:rsidR="00375B15" w:rsidRDefault="00375B15" w:rsidP="00375B15">
      <w:pPr>
        <w:rPr>
          <w:color w:val="FF0000"/>
        </w:rPr>
      </w:pPr>
      <w:r w:rsidRPr="00375B15">
        <w:rPr>
          <w:color w:val="FF0000"/>
        </w:rPr>
        <w:t>ZET ALLE FIREWALLS UIT: ZOWEL WINDOWS FIREWALL ALS CHECKPOINT VPN SECURITY</w:t>
      </w:r>
    </w:p>
    <w:p w:rsidR="00375B15" w:rsidRDefault="00375B15" w:rsidP="00375B15">
      <w:pPr>
        <w:rPr>
          <w:color w:val="FF0000"/>
        </w:rPr>
      </w:pPr>
    </w:p>
    <w:p w:rsidR="00375B15" w:rsidRDefault="00375B15" w:rsidP="00375B15">
      <w:r>
        <w:t>Reset de PLC: Druk de resetknop in. Zet de spanning van de controller uit en terug aan. Los de resetknop.</w:t>
      </w:r>
    </w:p>
    <w:p w:rsidR="00375B15" w:rsidRDefault="00375B15" w:rsidP="00375B15">
      <w:r>
        <w:t xml:space="preserve">De controller activeert het ip-adres na een </w:t>
      </w:r>
      <w:r w:rsidRPr="00615F0C">
        <w:rPr>
          <w:b/>
        </w:rPr>
        <w:t>twee-tal</w:t>
      </w:r>
      <w:r>
        <w:t xml:space="preserve"> minuten.</w:t>
      </w:r>
    </w:p>
    <w:p w:rsidR="00DE0364" w:rsidRDefault="00DE0364" w:rsidP="00375B15"/>
    <w:p w:rsidR="00DE0364" w:rsidRPr="00375B15" w:rsidRDefault="00DE0364" w:rsidP="00375B15">
      <w:r>
        <w:t>NIET VERGETEN</w:t>
      </w:r>
    </w:p>
    <w:p w:rsidR="00375B15" w:rsidRPr="00375B15" w:rsidRDefault="00126442" w:rsidP="00375B15">
      <w:r>
        <w:pict>
          <v:shape id="_x0000_i1027" type="#_x0000_t75" style="width:453pt;height:297.75pt">
            <v:imagedata r:id="rId8" o:title=""/>
          </v:shape>
        </w:pict>
      </w:r>
    </w:p>
    <w:p w:rsidR="00436ACB" w:rsidRDefault="00375B15">
      <w:pPr>
        <w:pStyle w:val="NoSpacing"/>
      </w:pPr>
      <w:r>
        <w:t>Vul het juiste MAC adres, IP adres, subnet mask en gateway in.</w:t>
      </w:r>
    </w:p>
    <w:p w:rsidR="00375B15" w:rsidRDefault="00375B15">
      <w:pPr>
        <w:pStyle w:val="NoSpacing"/>
      </w:pPr>
    </w:p>
    <w:p w:rsidR="00375B15" w:rsidRPr="00DE28FD" w:rsidRDefault="00375B15">
      <w:pPr>
        <w:pStyle w:val="NoSpacing"/>
      </w:pPr>
    </w:p>
    <w:sectPr w:rsidR="00375B15" w:rsidRPr="00DE28FD" w:rsidSect="00C056A5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453" w:rsidRDefault="00560453" w:rsidP="008A60B8">
      <w:pPr>
        <w:spacing w:before="0" w:after="0" w:line="240" w:lineRule="auto"/>
      </w:pPr>
      <w:r>
        <w:separator/>
      </w:r>
    </w:p>
  </w:endnote>
  <w:endnote w:type="continuationSeparator" w:id="0">
    <w:p w:rsidR="00560453" w:rsidRDefault="00560453" w:rsidP="008A60B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364" w:rsidRDefault="00560453">
    <w:pPr>
      <w:pStyle w:val="Footer"/>
    </w:pPr>
    <w:r>
      <w:rPr>
        <w:noProof/>
        <w:lang w:eastAsia="zh-TW"/>
      </w:rPr>
      <w:pict>
        <v:rect id="_x0000_s2055" style="position:absolute;margin-left:0;margin-top:0;width:468pt;height:58.3pt;z-index:4;mso-width-percent:1000;mso-height-percent:810;mso-position-horizontal:center;mso-position-horizontal-relative:margin;mso-position-vertical:bottom;mso-position-vertical-relative:page;mso-width-percent:1000;mso-height-percent:810;mso-width-relative:margin;mso-height-relative:bottom-margin-area" o:allowincell="f" filled="f" stroked="f">
          <v:textbox inset=",0">
            <w:txbxContent>
              <w:p w:rsidR="00DE0364" w:rsidRPr="00D2482D" w:rsidRDefault="00560453" w:rsidP="00D2482D">
                <w:r>
                  <w:fldChar w:fldCharType="begin"/>
                </w:r>
                <w:r>
                  <w:instrText xml:space="preserve"> FILENAME  \p  \* MERGEFORMAT </w:instrText>
                </w:r>
                <w:r>
                  <w:fldChar w:fldCharType="separate"/>
                </w:r>
                <w:r w:rsidR="00DE0364">
                  <w:rPr>
                    <w:noProof/>
                  </w:rPr>
                  <w:t>\\Bedesfs1\sibdes\OnderHd\Elektrische dienst\Private\Automation\Algemeen - Phoenix Contact\Toekenning IP adres ILC150.docx</w:t>
                </w:r>
                <w:r>
                  <w:rPr>
                    <w:noProof/>
                  </w:rPr>
                  <w:fldChar w:fldCharType="end"/>
                </w:r>
              </w:p>
            </w:txbxContent>
          </v:textbox>
          <w10:wrap anchorx="margin" anchory="page"/>
        </v:rect>
      </w:pict>
    </w:r>
    <w:r>
      <w:rPr>
        <w:noProof/>
        <w:lang w:eastAsia="zh-TW"/>
      </w:rPr>
      <w:pict>
        <v:group id="_x0000_s2051" style="position:absolute;margin-left:64.45pt;margin-top:787.05pt;width:6pt;height:54.4pt;z-index:3;mso-height-percent:780;mso-position-horizontal-relative:page;mso-position-vertical-relative:page;mso-height-percent:780;mso-height-relative:bottom-margin-area" coordorigin="2820,4935" coordsize="120,132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2" type="#_x0000_t32" style="position:absolute;left:2820;top:4935;width:0;height:1320" o:connectortype="straight" strokecolor="#4f81bd"/>
          <v:shape id="_x0000_s2053" type="#_x0000_t32" style="position:absolute;left:2880;top:4935;width:0;height:1320" o:connectortype="straight" strokecolor="#4f81bd"/>
          <v:shape id="_x0000_s2054" type="#_x0000_t32" style="position:absolute;left:2940;top:4935;width:0;height:1320" o:connectortype="straight" strokecolor="#4f81bd"/>
          <w10:wrap anchorx="margin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453" w:rsidRDefault="00560453" w:rsidP="008A60B8">
      <w:pPr>
        <w:spacing w:before="0" w:after="0" w:line="240" w:lineRule="auto"/>
      </w:pPr>
      <w:r>
        <w:separator/>
      </w:r>
    </w:p>
  </w:footnote>
  <w:footnote w:type="continuationSeparator" w:id="0">
    <w:p w:rsidR="00560453" w:rsidRDefault="00560453" w:rsidP="008A60B8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E0364" w:rsidRDefault="00560453">
    <w:pPr>
      <w:pStyle w:val="Header"/>
    </w:pPr>
    <w:r>
      <w:rPr>
        <w:noProof/>
        <w:lang w:eastAsia="zh-TW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70.85pt;margin-top:24.3pt;width:453.6pt;height:22.2pt;z-index:2;mso-width-percent:1000;mso-position-horizontal-relative:page;mso-position-vertical-relative:page;mso-width-percent:1000;mso-width-relative:margin;v-text-anchor:middle" o:allowincell="f" filled="f" stroked="f">
          <v:textbox style="mso-fit-shape-to-text:t" inset=",0,,0">
            <w:txbxContent>
              <w:p w:rsidR="00DE0364" w:rsidRPr="00C203D2" w:rsidRDefault="00DE0364" w:rsidP="00C203D2">
                <w:pPr>
                  <w:tabs>
                    <w:tab w:val="right" w:pos="8647"/>
                  </w:tabs>
                  <w:spacing w:after="0" w:line="240" w:lineRule="auto"/>
                </w:pPr>
                <w:r>
                  <w:t>Toekenning IP adres ILC150</w:t>
                </w:r>
                <w:r w:rsidRPr="00C203D2">
                  <w:tab/>
                </w:r>
                <w:ins w:id="1" w:author="Tonny Lemmens" w:date="2008-01-30T10:56:00Z">
                  <w:r>
                    <w:fldChar w:fldCharType="begin"/>
                  </w:r>
                  <w:r>
                    <w:instrText xml:space="preserve"> TIME \@ "d-MMM-yy" </w:instrText>
                  </w:r>
                </w:ins>
                <w:r>
                  <w:fldChar w:fldCharType="separate"/>
                </w:r>
                <w:r w:rsidR="00126442">
                  <w:rPr>
                    <w:noProof/>
                  </w:rPr>
                  <w:t>4-nov-16</w:t>
                </w:r>
                <w:ins w:id="2" w:author="Tonny Lemmens" w:date="2008-01-30T10:56:00Z">
                  <w:r>
                    <w:fldChar w:fldCharType="end"/>
                  </w:r>
                </w:ins>
              </w:p>
            </w:txbxContent>
          </v:textbox>
          <w10:wrap anchorx="margin" anchory="margin"/>
        </v:shape>
      </w:pict>
    </w:r>
    <w:r>
      <w:rPr>
        <w:noProof/>
        <w:lang w:eastAsia="zh-TW"/>
      </w:rPr>
      <w:pict>
        <v:shape id="_x0000_s2049" type="#_x0000_t202" style="position:absolute;margin-left:0;margin-top:24.3pt;width:70.85pt;height:22.2pt;z-index:1;mso-width-percent:1000;mso-position-horizontal-relative:page;mso-position-vertical-relative:page;mso-width-percent:1000;mso-width-relative:left-margin-area;v-text-anchor:middle" o:allowincell="f" fillcolor="#4f81bd" stroked="f">
          <v:textbox style="mso-fit-shape-to-text:t" inset=",0,,0">
            <w:txbxContent>
              <w:p w:rsidR="00DE0364" w:rsidRPr="00806245" w:rsidRDefault="00560453">
                <w:pPr>
                  <w:spacing w:after="0" w:line="240" w:lineRule="auto"/>
                  <w:jc w:val="right"/>
                  <w:rPr>
                    <w:color w:val="FFFFFF"/>
                  </w:rPr>
                </w:pPr>
                <w:r>
                  <w:fldChar w:fldCharType="begin"/>
                </w:r>
                <w:r>
                  <w:instrText xml:space="preserve"> PAGE   \* MERGEFORMAT </w:instrText>
                </w:r>
                <w:r>
                  <w:fldChar w:fldCharType="separate"/>
                </w:r>
                <w:r w:rsidR="00126442" w:rsidRPr="00126442">
                  <w:rPr>
                    <w:noProof/>
                    <w:color w:val="FFFFFF"/>
                  </w:rPr>
                  <w:t>1</w:t>
                </w:r>
                <w:r>
                  <w:rPr>
                    <w:noProof/>
                    <w:color w:val="FFFFFF"/>
                  </w:rPr>
                  <w:fldChar w:fldCharType="end"/>
                </w:r>
              </w:p>
            </w:txbxContent>
          </v:textbox>
          <w10:wrap anchorx="page" anchory="margin"/>
        </v:shape>
      </w:pic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Tonny Lemmens">
    <w15:presenceInfo w15:providerId="AD" w15:userId="S-1-5-21-16146632-331734124-2145082558-1336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TrackMoves/>
  <w:defaultTabStop w:val="709"/>
  <w:hyphenationZone w:val="425"/>
  <w:characterSpacingControl w:val="doNotCompress"/>
  <w:hdrShapeDefaults>
    <o:shapedefaults v:ext="edit" spidmax="2056"/>
    <o:shapelayout v:ext="edit">
      <o:idmap v:ext="edit" data="2"/>
      <o:rules v:ext="edit">
        <o:r id="V:Rule1" type="connector" idref="#_x0000_s2054"/>
        <o:r id="V:Rule2" type="connector" idref="#_x0000_s2052"/>
        <o:r id="V:Rule3" type="connector" idref="#_x0000_s2053"/>
      </o:rules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36ACB"/>
    <w:rsid w:val="0000175E"/>
    <w:rsid w:val="00004EEF"/>
    <w:rsid w:val="0001793C"/>
    <w:rsid w:val="00027F61"/>
    <w:rsid w:val="000E0FEE"/>
    <w:rsid w:val="00110E48"/>
    <w:rsid w:val="00126442"/>
    <w:rsid w:val="001534F5"/>
    <w:rsid w:val="001628C2"/>
    <w:rsid w:val="00191464"/>
    <w:rsid w:val="001A467D"/>
    <w:rsid w:val="001E5B14"/>
    <w:rsid w:val="00206F43"/>
    <w:rsid w:val="00223529"/>
    <w:rsid w:val="002E3F93"/>
    <w:rsid w:val="00375B15"/>
    <w:rsid w:val="00436ACB"/>
    <w:rsid w:val="004774B2"/>
    <w:rsid w:val="004B69A3"/>
    <w:rsid w:val="004D0F15"/>
    <w:rsid w:val="004F44E9"/>
    <w:rsid w:val="00511B6B"/>
    <w:rsid w:val="00513D63"/>
    <w:rsid w:val="0054653F"/>
    <w:rsid w:val="00560453"/>
    <w:rsid w:val="00615F0C"/>
    <w:rsid w:val="0067766E"/>
    <w:rsid w:val="006B53C6"/>
    <w:rsid w:val="006D13AC"/>
    <w:rsid w:val="007000F7"/>
    <w:rsid w:val="00753A6A"/>
    <w:rsid w:val="00765C0D"/>
    <w:rsid w:val="00782856"/>
    <w:rsid w:val="00784A4F"/>
    <w:rsid w:val="007A1A7A"/>
    <w:rsid w:val="007B3EBE"/>
    <w:rsid w:val="00806245"/>
    <w:rsid w:val="00872841"/>
    <w:rsid w:val="008A60B8"/>
    <w:rsid w:val="008A7E75"/>
    <w:rsid w:val="00922810"/>
    <w:rsid w:val="009A423D"/>
    <w:rsid w:val="00A10B1F"/>
    <w:rsid w:val="00A62DB8"/>
    <w:rsid w:val="00A65F21"/>
    <w:rsid w:val="00AC23F4"/>
    <w:rsid w:val="00AF5FC1"/>
    <w:rsid w:val="00B03050"/>
    <w:rsid w:val="00B327EC"/>
    <w:rsid w:val="00B542C8"/>
    <w:rsid w:val="00B80D4F"/>
    <w:rsid w:val="00B86AA4"/>
    <w:rsid w:val="00BA0D62"/>
    <w:rsid w:val="00C056A5"/>
    <w:rsid w:val="00C203D2"/>
    <w:rsid w:val="00C20927"/>
    <w:rsid w:val="00D2482D"/>
    <w:rsid w:val="00D24A45"/>
    <w:rsid w:val="00DB221B"/>
    <w:rsid w:val="00DC0AFE"/>
    <w:rsid w:val="00DC17B6"/>
    <w:rsid w:val="00DE0364"/>
    <w:rsid w:val="00DE28FD"/>
    <w:rsid w:val="00E2137F"/>
    <w:rsid w:val="00E42983"/>
    <w:rsid w:val="00E8402C"/>
    <w:rsid w:val="00F741C8"/>
    <w:rsid w:val="00F85096"/>
    <w:rsid w:val="00FD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;"/>
  <w14:docId w14:val="04BF8B7F"/>
  <w15:docId w15:val="{618AEF80-0A95-4A84-BF79-D44470FBF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375B15"/>
    <w:pPr>
      <w:spacing w:before="200" w:after="200" w:line="276" w:lineRule="auto"/>
      <w:contextualSpacing/>
    </w:pPr>
    <w:rPr>
      <w:lang w:val="nl-BE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0B8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after="0"/>
      <w:outlineLvl w:val="0"/>
    </w:pPr>
    <w:rPr>
      <w:b/>
      <w:bCs/>
      <w:caps/>
      <w:color w:val="FFFFFF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60B8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BE5F1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60B8"/>
    <w:pPr>
      <w:pBdr>
        <w:top w:val="single" w:sz="6" w:space="2" w:color="4F81BD"/>
        <w:left w:val="single" w:sz="6" w:space="2" w:color="4F81BD"/>
      </w:pBdr>
      <w:spacing w:before="300" w:after="0"/>
      <w:outlineLvl w:val="2"/>
    </w:pPr>
    <w:rPr>
      <w:caps/>
      <w:color w:val="243F60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0B8"/>
    <w:pPr>
      <w:pBdr>
        <w:top w:val="dotted" w:sz="6" w:space="2" w:color="4F81BD"/>
        <w:left w:val="dotted" w:sz="6" w:space="2" w:color="4F81BD"/>
      </w:pBdr>
      <w:spacing w:before="300" w:after="0"/>
      <w:outlineLvl w:val="3"/>
    </w:pPr>
    <w:rPr>
      <w:caps/>
      <w:color w:val="365F91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0B8"/>
    <w:pPr>
      <w:pBdr>
        <w:bottom w:val="single" w:sz="6" w:space="1" w:color="4F81BD"/>
      </w:pBdr>
      <w:spacing w:before="300" w:after="0"/>
      <w:outlineLvl w:val="4"/>
    </w:pPr>
    <w:rPr>
      <w:caps/>
      <w:color w:val="365F91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0B8"/>
    <w:pPr>
      <w:pBdr>
        <w:bottom w:val="dotted" w:sz="6" w:space="1" w:color="4F81BD"/>
      </w:pBdr>
      <w:spacing w:before="300" w:after="0"/>
      <w:outlineLvl w:val="5"/>
    </w:pPr>
    <w:rPr>
      <w:caps/>
      <w:color w:val="365F91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0B8"/>
    <w:pPr>
      <w:spacing w:before="300" w:after="0"/>
      <w:outlineLvl w:val="6"/>
    </w:pPr>
    <w:rPr>
      <w:caps/>
      <w:color w:val="365F91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0B8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0B8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8A60B8"/>
    <w:rPr>
      <w:b/>
      <w:bCs/>
      <w:caps/>
      <w:color w:val="FFFFFF"/>
      <w:spacing w:val="15"/>
      <w:shd w:val="clear" w:color="auto" w:fill="4F81BD"/>
    </w:rPr>
  </w:style>
  <w:style w:type="character" w:customStyle="1" w:styleId="Heading2Char">
    <w:name w:val="Heading 2 Char"/>
    <w:link w:val="Heading2"/>
    <w:uiPriority w:val="9"/>
    <w:rsid w:val="008A60B8"/>
    <w:rPr>
      <w:caps/>
      <w:spacing w:val="15"/>
      <w:shd w:val="clear" w:color="auto" w:fill="DBE5F1"/>
    </w:rPr>
  </w:style>
  <w:style w:type="character" w:customStyle="1" w:styleId="Heading3Char">
    <w:name w:val="Heading 3 Char"/>
    <w:link w:val="Heading3"/>
    <w:uiPriority w:val="9"/>
    <w:rsid w:val="008A60B8"/>
    <w:rPr>
      <w:caps/>
      <w:color w:val="243F60"/>
      <w:spacing w:val="15"/>
    </w:rPr>
  </w:style>
  <w:style w:type="character" w:customStyle="1" w:styleId="Heading4Char">
    <w:name w:val="Heading 4 Char"/>
    <w:link w:val="Heading4"/>
    <w:uiPriority w:val="9"/>
    <w:semiHidden/>
    <w:rsid w:val="008A60B8"/>
    <w:rPr>
      <w:caps/>
      <w:color w:val="365F91"/>
      <w:spacing w:val="10"/>
    </w:rPr>
  </w:style>
  <w:style w:type="character" w:customStyle="1" w:styleId="Heading5Char">
    <w:name w:val="Heading 5 Char"/>
    <w:link w:val="Heading5"/>
    <w:uiPriority w:val="9"/>
    <w:semiHidden/>
    <w:rsid w:val="008A60B8"/>
    <w:rPr>
      <w:caps/>
      <w:color w:val="365F91"/>
      <w:spacing w:val="10"/>
    </w:rPr>
  </w:style>
  <w:style w:type="character" w:customStyle="1" w:styleId="Heading6Char">
    <w:name w:val="Heading 6 Char"/>
    <w:link w:val="Heading6"/>
    <w:uiPriority w:val="9"/>
    <w:semiHidden/>
    <w:rsid w:val="008A60B8"/>
    <w:rPr>
      <w:caps/>
      <w:color w:val="365F91"/>
      <w:spacing w:val="10"/>
    </w:rPr>
  </w:style>
  <w:style w:type="character" w:customStyle="1" w:styleId="Heading7Char">
    <w:name w:val="Heading 7 Char"/>
    <w:link w:val="Heading7"/>
    <w:uiPriority w:val="9"/>
    <w:semiHidden/>
    <w:rsid w:val="008A60B8"/>
    <w:rPr>
      <w:caps/>
      <w:color w:val="365F91"/>
      <w:spacing w:val="10"/>
    </w:rPr>
  </w:style>
  <w:style w:type="character" w:customStyle="1" w:styleId="Heading8Char">
    <w:name w:val="Heading 8 Char"/>
    <w:link w:val="Heading8"/>
    <w:uiPriority w:val="9"/>
    <w:semiHidden/>
    <w:rsid w:val="008A60B8"/>
    <w:rPr>
      <w:caps/>
      <w:spacing w:val="10"/>
      <w:sz w:val="18"/>
      <w:szCs w:val="18"/>
    </w:rPr>
  </w:style>
  <w:style w:type="character" w:customStyle="1" w:styleId="Heading9Char">
    <w:name w:val="Heading 9 Char"/>
    <w:link w:val="Heading9"/>
    <w:uiPriority w:val="9"/>
    <w:semiHidden/>
    <w:rsid w:val="008A60B8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A60B8"/>
    <w:rPr>
      <w:b/>
      <w:bCs/>
      <w:color w:val="365F91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8A60B8"/>
    <w:pPr>
      <w:spacing w:before="720"/>
    </w:pPr>
    <w:rPr>
      <w:caps/>
      <w:color w:val="4F81BD"/>
      <w:spacing w:val="10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A60B8"/>
    <w:rPr>
      <w:caps/>
      <w:color w:val="4F81BD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0B8"/>
    <w:pPr>
      <w:spacing w:after="1000" w:line="240" w:lineRule="auto"/>
    </w:pPr>
    <w:rPr>
      <w:caps/>
      <w:color w:val="595959"/>
      <w:spacing w:val="10"/>
      <w:sz w:val="24"/>
      <w:szCs w:val="24"/>
    </w:rPr>
  </w:style>
  <w:style w:type="character" w:customStyle="1" w:styleId="SubtitleChar">
    <w:name w:val="Subtitle Char"/>
    <w:link w:val="Subtitle"/>
    <w:uiPriority w:val="11"/>
    <w:rsid w:val="008A60B8"/>
    <w:rPr>
      <w:caps/>
      <w:color w:val="595959"/>
      <w:spacing w:val="10"/>
      <w:sz w:val="24"/>
      <w:szCs w:val="24"/>
    </w:rPr>
  </w:style>
  <w:style w:type="character" w:styleId="Strong">
    <w:name w:val="Strong"/>
    <w:uiPriority w:val="22"/>
    <w:qFormat/>
    <w:rsid w:val="008A60B8"/>
    <w:rPr>
      <w:b/>
      <w:bCs/>
    </w:rPr>
  </w:style>
  <w:style w:type="character" w:styleId="Emphasis">
    <w:name w:val="Emphasis"/>
    <w:uiPriority w:val="20"/>
    <w:qFormat/>
    <w:rsid w:val="008A60B8"/>
    <w:rPr>
      <w:caps/>
      <w:color w:val="243F60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8A60B8"/>
    <w:pPr>
      <w:spacing w:before="0" w:after="0" w:line="240" w:lineRule="auto"/>
    </w:pPr>
  </w:style>
  <w:style w:type="character" w:customStyle="1" w:styleId="NoSpacingChar">
    <w:name w:val="No Spacing Char"/>
    <w:link w:val="NoSpacing"/>
    <w:uiPriority w:val="1"/>
    <w:rsid w:val="008A60B8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A60B8"/>
    <w:pPr>
      <w:ind w:left="720"/>
    </w:pPr>
  </w:style>
  <w:style w:type="paragraph" w:styleId="Quote">
    <w:name w:val="Quote"/>
    <w:basedOn w:val="Normal"/>
    <w:next w:val="Normal"/>
    <w:link w:val="QuoteChar"/>
    <w:uiPriority w:val="29"/>
    <w:qFormat/>
    <w:rsid w:val="008A60B8"/>
    <w:rPr>
      <w:i/>
      <w:iCs/>
    </w:rPr>
  </w:style>
  <w:style w:type="character" w:customStyle="1" w:styleId="QuoteChar">
    <w:name w:val="Quote Char"/>
    <w:link w:val="Quote"/>
    <w:uiPriority w:val="29"/>
    <w:rsid w:val="008A60B8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0B8"/>
    <w:pPr>
      <w:pBdr>
        <w:top w:val="single" w:sz="4" w:space="10" w:color="4F81BD"/>
        <w:left w:val="single" w:sz="4" w:space="10" w:color="4F81BD"/>
      </w:pBdr>
      <w:spacing w:after="0"/>
      <w:ind w:left="1296" w:right="1152"/>
      <w:jc w:val="both"/>
    </w:pPr>
    <w:rPr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8A60B8"/>
    <w:rPr>
      <w:i/>
      <w:iCs/>
      <w:color w:val="4F81BD"/>
      <w:sz w:val="20"/>
      <w:szCs w:val="20"/>
    </w:rPr>
  </w:style>
  <w:style w:type="character" w:styleId="SubtleEmphasis">
    <w:name w:val="Subtle Emphasis"/>
    <w:uiPriority w:val="19"/>
    <w:qFormat/>
    <w:rsid w:val="008A60B8"/>
    <w:rPr>
      <w:i/>
      <w:iCs/>
      <w:color w:val="243F60"/>
    </w:rPr>
  </w:style>
  <w:style w:type="character" w:styleId="IntenseEmphasis">
    <w:name w:val="Intense Emphasis"/>
    <w:uiPriority w:val="21"/>
    <w:qFormat/>
    <w:rsid w:val="008A60B8"/>
    <w:rPr>
      <w:b/>
      <w:bCs/>
      <w:caps/>
      <w:color w:val="243F60"/>
      <w:spacing w:val="10"/>
    </w:rPr>
  </w:style>
  <w:style w:type="character" w:styleId="SubtleReference">
    <w:name w:val="Subtle Reference"/>
    <w:uiPriority w:val="31"/>
    <w:qFormat/>
    <w:rsid w:val="008A60B8"/>
    <w:rPr>
      <w:b/>
      <w:bCs/>
      <w:color w:val="4F81BD"/>
    </w:rPr>
  </w:style>
  <w:style w:type="character" w:styleId="IntenseReference">
    <w:name w:val="Intense Reference"/>
    <w:uiPriority w:val="32"/>
    <w:qFormat/>
    <w:rsid w:val="008A60B8"/>
    <w:rPr>
      <w:b/>
      <w:bCs/>
      <w:i/>
      <w:iCs/>
      <w:caps/>
      <w:color w:val="4F81BD"/>
    </w:rPr>
  </w:style>
  <w:style w:type="character" w:styleId="BookTitle">
    <w:name w:val="Book Title"/>
    <w:uiPriority w:val="33"/>
    <w:qFormat/>
    <w:rsid w:val="008A60B8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A60B8"/>
    <w:pPr>
      <w:outlineLvl w:val="9"/>
    </w:pPr>
  </w:style>
  <w:style w:type="table" w:styleId="TableGrid">
    <w:name w:val="Table Grid"/>
    <w:basedOn w:val="TableNormal"/>
    <w:uiPriority w:val="59"/>
    <w:rsid w:val="0054653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LightShading1">
    <w:name w:val="Light Shading1"/>
    <w:basedOn w:val="TableNormal"/>
    <w:uiPriority w:val="60"/>
    <w:rsid w:val="005465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uiPriority w:val="60"/>
    <w:rsid w:val="005465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List-Accent11">
    <w:name w:val="Light List - Accent 11"/>
    <w:basedOn w:val="TableNormal"/>
    <w:uiPriority w:val="61"/>
    <w:rsid w:val="005465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54653F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customStyle="1" w:styleId="DecimalAligned">
    <w:name w:val="Decimal Aligned"/>
    <w:basedOn w:val="Normal"/>
    <w:uiPriority w:val="40"/>
    <w:rsid w:val="004F44E9"/>
    <w:pPr>
      <w:tabs>
        <w:tab w:val="decimal" w:pos="360"/>
      </w:tabs>
      <w:spacing w:before="0"/>
    </w:pPr>
    <w:rPr>
      <w:sz w:val="22"/>
      <w:szCs w:val="22"/>
      <w:lang w:bidi="ar-SA"/>
    </w:rPr>
  </w:style>
  <w:style w:type="paragraph" w:styleId="FootnoteText">
    <w:name w:val="footnote text"/>
    <w:basedOn w:val="Normal"/>
    <w:link w:val="FootnoteTextChar"/>
    <w:uiPriority w:val="99"/>
    <w:unhideWhenUsed/>
    <w:rsid w:val="004F44E9"/>
    <w:pPr>
      <w:spacing w:before="0" w:after="0" w:line="240" w:lineRule="auto"/>
    </w:pPr>
    <w:rPr>
      <w:lang w:bidi="ar-SA"/>
    </w:rPr>
  </w:style>
  <w:style w:type="character" w:customStyle="1" w:styleId="FootnoteTextChar">
    <w:name w:val="Footnote Text Char"/>
    <w:link w:val="FootnoteText"/>
    <w:uiPriority w:val="99"/>
    <w:rsid w:val="004F44E9"/>
    <w:rPr>
      <w:sz w:val="20"/>
      <w:szCs w:val="20"/>
      <w:lang w:bidi="ar-SA"/>
    </w:rPr>
  </w:style>
  <w:style w:type="table" w:styleId="MediumShading2-Accent5">
    <w:name w:val="Medium Shading 2 Accent 5"/>
    <w:basedOn w:val="TableNormal"/>
    <w:uiPriority w:val="64"/>
    <w:rsid w:val="004F44E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1E5B14"/>
    <w:rPr>
      <w:rFonts w:ascii="Cambria" w:hAnsi="Cambria"/>
      <w:color w:val="000000"/>
      <w:sz w:val="22"/>
      <w:szCs w:val="22"/>
      <w:lang w:bidi="en-U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027F61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Header">
    <w:name w:val="header"/>
    <w:basedOn w:val="Normal"/>
    <w:link w:val="HeaderChar"/>
    <w:uiPriority w:val="99"/>
    <w:semiHidden/>
    <w:unhideWhenUsed/>
    <w:rsid w:val="008A60B8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semiHidden/>
    <w:rsid w:val="008A60B8"/>
    <w:rPr>
      <w:sz w:val="20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8A60B8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semiHidden/>
    <w:rsid w:val="008A60B8"/>
    <w:rPr>
      <w:sz w:val="20"/>
      <w:szCs w:val="20"/>
    </w:rPr>
  </w:style>
  <w:style w:type="paragraph" w:customStyle="1" w:styleId="Tabletext">
    <w:name w:val="Table text"/>
    <w:basedOn w:val="Normal"/>
    <w:link w:val="TabletextChar"/>
    <w:rsid w:val="008A60B8"/>
  </w:style>
  <w:style w:type="paragraph" w:styleId="BalloonText">
    <w:name w:val="Balloon Text"/>
    <w:basedOn w:val="Normal"/>
    <w:link w:val="BalloonTextChar"/>
    <w:uiPriority w:val="99"/>
    <w:semiHidden/>
    <w:unhideWhenUsed/>
    <w:rsid w:val="00806245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TabletextChar">
    <w:name w:val="Table text Char"/>
    <w:link w:val="Tabletext"/>
    <w:rsid w:val="008A60B8"/>
    <w:rPr>
      <w:sz w:val="20"/>
      <w:szCs w:val="20"/>
    </w:rPr>
  </w:style>
  <w:style w:type="character" w:customStyle="1" w:styleId="BalloonTextChar">
    <w:name w:val="Balloon Text Char"/>
    <w:link w:val="BalloonText"/>
    <w:uiPriority w:val="99"/>
    <w:semiHidden/>
    <w:rsid w:val="00806245"/>
    <w:rPr>
      <w:rFonts w:ascii="Tahoma" w:hAnsi="Tahoma" w:cs="Tahoma"/>
      <w:sz w:val="16"/>
      <w:szCs w:val="16"/>
      <w:lang w:val="en-US" w:eastAsia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30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2376</TotalTime>
  <Pages>2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MHL – Metaaldetectie op transportband</vt:lpstr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MHL – Metaaldetectie op transportband</dc:title>
  <dc:creator>Tonny Lemmens</dc:creator>
  <cp:lastModifiedBy>Tonny Lemmens</cp:lastModifiedBy>
  <cp:revision>4</cp:revision>
  <dcterms:created xsi:type="dcterms:W3CDTF">2008-09-11T12:29:00Z</dcterms:created>
  <dcterms:modified xsi:type="dcterms:W3CDTF">2016-11-04T15:26:00Z</dcterms:modified>
</cp:coreProperties>
</file>